
<file path=[Content_Types].xml><?xml version="1.0" encoding="utf-8"?>
<Types xmlns="http://schemas.openxmlformats.org/package/2006/content-types">
  <Default Extension="doc" ContentType="application/msword"/>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 ContentType="application/vnd.visio"/>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65AA" w14:textId="77777777" w:rsidR="00827926" w:rsidRDefault="00827926" w:rsidP="00827926">
      <w:pPr>
        <w:pStyle w:val="Title"/>
      </w:pPr>
      <w:bookmarkStart w:id="0" w:name="_Ref190673529"/>
      <w:bookmarkStart w:id="1" w:name="_top"/>
      <w:bookmarkEnd w:id="0"/>
      <w:bookmarkEnd w:id="1"/>
      <w:smartTag w:uri="urn:schemas-microsoft-com:office:smarttags" w:element="place">
        <w:r>
          <w:t>Eastbourne</w:t>
        </w:r>
      </w:smartTag>
      <w:r>
        <w:t xml:space="preserve"> Site Software Development Procedure</w:t>
      </w:r>
    </w:p>
    <w:p w14:paraId="1E70F59D" w14:textId="77777777" w:rsidR="00827926" w:rsidRPr="007C186A" w:rsidRDefault="00827926" w:rsidP="00827926">
      <w:pPr>
        <w:rPr>
          <w:b/>
          <w:sz w:val="28"/>
          <w:szCs w:val="28"/>
        </w:rPr>
      </w:pPr>
      <w:r w:rsidRPr="007C186A">
        <w:rPr>
          <w:b/>
          <w:sz w:val="28"/>
          <w:szCs w:val="28"/>
        </w:rPr>
        <w:t>CONTENTS</w:t>
      </w:r>
    </w:p>
    <w:p w14:paraId="6E8B4D1E" w14:textId="77777777" w:rsidR="00827926" w:rsidRPr="00AF0A2D" w:rsidRDefault="00827926" w:rsidP="00827926">
      <w:pPr>
        <w:pStyle w:val="TOC1"/>
        <w:rPr>
          <w:ins w:id="2" w:author="Jacob, Susan" w:date="2017-11-28T13:26:00Z"/>
          <w:rFonts w:ascii="Calibri" w:hAnsi="Calibri"/>
          <w:noProof/>
          <w:sz w:val="22"/>
          <w:szCs w:val="22"/>
          <w:lang w:val="en-US"/>
        </w:rPr>
      </w:pPr>
      <w:r>
        <w:fldChar w:fldCharType="begin"/>
      </w:r>
      <w:r>
        <w:instrText xml:space="preserve"> TOC \o "1-3" \h \z \u </w:instrText>
      </w:r>
      <w:r>
        <w:fldChar w:fldCharType="separate"/>
      </w:r>
      <w:ins w:id="3"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"_Toc499638891"</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1</w:t>
        </w:r>
        <w:r w:rsidRPr="00AF0A2D">
          <w:rPr>
            <w:rFonts w:ascii="Calibri" w:hAnsi="Calibri"/>
            <w:noProof/>
            <w:sz w:val="22"/>
            <w:szCs w:val="22"/>
            <w:lang w:val="en-US"/>
          </w:rPr>
          <w:tab/>
        </w:r>
        <w:r w:rsidRPr="001356E5">
          <w:rPr>
            <w:rStyle w:val="Hyperlink"/>
            <w:rFonts w:eastAsiaTheme="majorEastAsia"/>
            <w:noProof/>
          </w:rPr>
          <w:t>Objectives &amp; Scope</w:t>
        </w:r>
        <w:r>
          <w:rPr>
            <w:noProof/>
            <w:webHidden/>
          </w:rPr>
          <w:tab/>
        </w:r>
        <w:r>
          <w:rPr>
            <w:noProof/>
            <w:webHidden/>
          </w:rPr>
          <w:fldChar w:fldCharType="begin"/>
        </w:r>
        <w:r>
          <w:rPr>
            <w:noProof/>
            <w:webHidden/>
          </w:rPr>
          <w:instrText xml:space="preserve"> PAGEREF _Toc499638891 \h </w:instrText>
        </w:r>
        <w:r>
          <w:rPr>
            <w:noProof/>
            <w:webHidden/>
          </w:rPr>
        </w:r>
      </w:ins>
      <w:r>
        <w:rPr>
          <w:noProof/>
          <w:webHidden/>
        </w:rPr>
        <w:fldChar w:fldCharType="separate"/>
      </w:r>
      <w:ins w:id="4" w:author="Jacob, Susan" w:date="2017-11-28T13:26:00Z">
        <w:r>
          <w:rPr>
            <w:noProof/>
            <w:webHidden/>
          </w:rPr>
          <w:t>2</w:t>
        </w:r>
        <w:r>
          <w:rPr>
            <w:noProof/>
            <w:webHidden/>
          </w:rPr>
          <w:fldChar w:fldCharType="end"/>
        </w:r>
        <w:r w:rsidRPr="001356E5">
          <w:rPr>
            <w:rStyle w:val="Hyperlink"/>
            <w:rFonts w:eastAsiaTheme="majorEastAsia"/>
            <w:noProof/>
          </w:rPr>
          <w:fldChar w:fldCharType="end"/>
        </w:r>
      </w:ins>
    </w:p>
    <w:p w14:paraId="711A63DE" w14:textId="77777777" w:rsidR="00827926" w:rsidRPr="00AF0A2D" w:rsidRDefault="00827926" w:rsidP="00827926">
      <w:pPr>
        <w:pStyle w:val="TOC2"/>
        <w:rPr>
          <w:ins w:id="5" w:author="Jacob, Susan" w:date="2017-11-28T13:26:00Z"/>
          <w:rFonts w:ascii="Calibri" w:hAnsi="Calibri"/>
          <w:noProof/>
          <w:szCs w:val="22"/>
          <w:lang w:val="en-US"/>
        </w:rPr>
      </w:pPr>
      <w:ins w:id="6"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"_Toc499638892"</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1.1</w:t>
        </w:r>
        <w:r w:rsidRPr="00AF0A2D">
          <w:rPr>
            <w:rFonts w:ascii="Calibri" w:hAnsi="Calibri"/>
            <w:noProof/>
            <w:szCs w:val="22"/>
            <w:lang w:val="en-US"/>
          </w:rPr>
          <w:tab/>
        </w:r>
        <w:r w:rsidRPr="001356E5">
          <w:rPr>
            <w:rStyle w:val="Hyperlink"/>
            <w:rFonts w:eastAsiaTheme="majorEastAsia"/>
            <w:noProof/>
          </w:rPr>
          <w:t>Overview</w:t>
        </w:r>
        <w:r>
          <w:rPr>
            <w:noProof/>
            <w:webHidden/>
          </w:rPr>
          <w:tab/>
        </w:r>
        <w:r>
          <w:rPr>
            <w:noProof/>
            <w:webHidden/>
          </w:rPr>
          <w:fldChar w:fldCharType="begin"/>
        </w:r>
        <w:r>
          <w:rPr>
            <w:noProof/>
            <w:webHidden/>
          </w:rPr>
          <w:instrText xml:space="preserve"> PAGEREF _Toc499638892 \h </w:instrText>
        </w:r>
        <w:r>
          <w:rPr>
            <w:noProof/>
            <w:webHidden/>
          </w:rPr>
        </w:r>
      </w:ins>
      <w:r>
        <w:rPr>
          <w:noProof/>
          <w:webHidden/>
        </w:rPr>
        <w:fldChar w:fldCharType="separate"/>
      </w:r>
      <w:ins w:id="7" w:author="Jacob, Susan" w:date="2017-11-28T13:26:00Z">
        <w:r>
          <w:rPr>
            <w:noProof/>
            <w:webHidden/>
          </w:rPr>
          <w:t>2</w:t>
        </w:r>
        <w:r>
          <w:rPr>
            <w:noProof/>
            <w:webHidden/>
          </w:rPr>
          <w:fldChar w:fldCharType="end"/>
        </w:r>
        <w:r w:rsidRPr="001356E5">
          <w:rPr>
            <w:rStyle w:val="Hyperlink"/>
            <w:rFonts w:eastAsiaTheme="majorEastAsia"/>
            <w:noProof/>
          </w:rPr>
          <w:fldChar w:fldCharType="end"/>
        </w:r>
      </w:ins>
    </w:p>
    <w:p w14:paraId="1C76321D" w14:textId="77777777" w:rsidR="00827926" w:rsidRPr="00AF0A2D" w:rsidRDefault="00827926" w:rsidP="00827926">
      <w:pPr>
        <w:pStyle w:val="TOC2"/>
        <w:rPr>
          <w:ins w:id="8" w:author="Jacob, Susan" w:date="2017-11-28T13:26:00Z"/>
          <w:rFonts w:ascii="Calibri" w:hAnsi="Calibri"/>
          <w:noProof/>
          <w:szCs w:val="22"/>
          <w:lang w:val="en-US"/>
        </w:rPr>
      </w:pPr>
      <w:ins w:id="9"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"_Toc499638893"</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1.1</w:t>
        </w:r>
        <w:r w:rsidRPr="00AF0A2D">
          <w:rPr>
            <w:rFonts w:ascii="Calibri" w:hAnsi="Calibri"/>
            <w:noProof/>
            <w:szCs w:val="22"/>
            <w:lang w:val="en-US"/>
          </w:rPr>
          <w:tab/>
        </w:r>
        <w:r w:rsidRPr="001356E5">
          <w:rPr>
            <w:rStyle w:val="Hyperlink"/>
            <w:rFonts w:eastAsiaTheme="majorEastAsia"/>
            <w:noProof/>
          </w:rPr>
          <w:t>Scope</w:t>
        </w:r>
        <w:r>
          <w:rPr>
            <w:noProof/>
            <w:webHidden/>
          </w:rPr>
          <w:tab/>
        </w:r>
        <w:r>
          <w:rPr>
            <w:noProof/>
            <w:webHidden/>
          </w:rPr>
          <w:fldChar w:fldCharType="begin"/>
        </w:r>
        <w:r>
          <w:rPr>
            <w:noProof/>
            <w:webHidden/>
          </w:rPr>
          <w:instrText xml:space="preserve"> PAGEREF _Toc499638893 \h </w:instrText>
        </w:r>
        <w:r>
          <w:rPr>
            <w:noProof/>
            <w:webHidden/>
          </w:rPr>
        </w:r>
      </w:ins>
      <w:r>
        <w:rPr>
          <w:noProof/>
          <w:webHidden/>
        </w:rPr>
        <w:fldChar w:fldCharType="separate"/>
      </w:r>
      <w:ins w:id="10" w:author="Jacob, Susan" w:date="2017-11-28T13:26:00Z">
        <w:r>
          <w:rPr>
            <w:noProof/>
            <w:webHidden/>
          </w:rPr>
          <w:t>2</w:t>
        </w:r>
        <w:r>
          <w:rPr>
            <w:noProof/>
            <w:webHidden/>
          </w:rPr>
          <w:fldChar w:fldCharType="end"/>
        </w:r>
        <w:r w:rsidRPr="001356E5">
          <w:rPr>
            <w:rStyle w:val="Hyperlink"/>
            <w:rFonts w:eastAsiaTheme="majorEastAsia"/>
            <w:noProof/>
          </w:rPr>
          <w:fldChar w:fldCharType="end"/>
        </w:r>
      </w:ins>
    </w:p>
    <w:p w14:paraId="7D6D3CC0" w14:textId="77777777" w:rsidR="00827926" w:rsidRPr="00AF0A2D" w:rsidRDefault="00827926" w:rsidP="00827926">
      <w:pPr>
        <w:pStyle w:val="TOC1"/>
        <w:rPr>
          <w:ins w:id="11" w:author="Jacob, Susan" w:date="2017-11-28T13:26:00Z"/>
          <w:rFonts w:ascii="Calibri" w:hAnsi="Calibri"/>
          <w:noProof/>
          <w:sz w:val="22"/>
          <w:szCs w:val="22"/>
          <w:lang w:val="en-US"/>
        </w:rPr>
      </w:pPr>
      <w:ins w:id="12"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"_Toc499638894"</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2</w:t>
        </w:r>
        <w:r w:rsidRPr="00AF0A2D">
          <w:rPr>
            <w:rFonts w:ascii="Calibri" w:hAnsi="Calibri"/>
            <w:noProof/>
            <w:sz w:val="22"/>
            <w:szCs w:val="22"/>
            <w:lang w:val="en-US"/>
          </w:rPr>
          <w:tab/>
        </w:r>
        <w:r w:rsidRPr="001356E5">
          <w:rPr>
            <w:rStyle w:val="Hyperlink"/>
            <w:rFonts w:eastAsiaTheme="majorEastAsia"/>
            <w:noProof/>
          </w:rPr>
          <w:t>Definitions</w:t>
        </w:r>
        <w:r>
          <w:rPr>
            <w:noProof/>
            <w:webHidden/>
          </w:rPr>
          <w:tab/>
        </w:r>
        <w:r>
          <w:rPr>
            <w:noProof/>
            <w:webHidden/>
          </w:rPr>
          <w:fldChar w:fldCharType="begin"/>
        </w:r>
        <w:r>
          <w:rPr>
            <w:noProof/>
            <w:webHidden/>
          </w:rPr>
          <w:instrText xml:space="preserve"> PAGEREF _Toc499638894 \h </w:instrText>
        </w:r>
        <w:r>
          <w:rPr>
            <w:noProof/>
            <w:webHidden/>
          </w:rPr>
        </w:r>
      </w:ins>
      <w:r>
        <w:rPr>
          <w:noProof/>
          <w:webHidden/>
        </w:rPr>
        <w:fldChar w:fldCharType="separate"/>
      </w:r>
      <w:ins w:id="13" w:author="Jacob, Susan" w:date="2017-11-28T13:26:00Z">
        <w:r>
          <w:rPr>
            <w:noProof/>
            <w:webHidden/>
          </w:rPr>
          <w:t>2</w:t>
        </w:r>
        <w:r>
          <w:rPr>
            <w:noProof/>
            <w:webHidden/>
          </w:rPr>
          <w:fldChar w:fldCharType="end"/>
        </w:r>
        <w:r w:rsidRPr="001356E5">
          <w:rPr>
            <w:rStyle w:val="Hyperlink"/>
            <w:rFonts w:eastAsiaTheme="majorEastAsia"/>
            <w:noProof/>
          </w:rPr>
          <w:fldChar w:fldCharType="end"/>
        </w:r>
      </w:ins>
    </w:p>
    <w:p w14:paraId="62C0971F" w14:textId="77777777" w:rsidR="00827926" w:rsidRPr="00AF0A2D" w:rsidRDefault="00827926" w:rsidP="00827926">
      <w:pPr>
        <w:pStyle w:val="TOC1"/>
        <w:rPr>
          <w:ins w:id="14" w:author="Jacob, Susan" w:date="2017-11-28T13:26:00Z"/>
          <w:rFonts w:ascii="Calibri" w:hAnsi="Calibri"/>
          <w:noProof/>
          <w:sz w:val="22"/>
          <w:szCs w:val="22"/>
          <w:lang w:val="en-US"/>
        </w:rPr>
      </w:pPr>
      <w:ins w:id="15"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"_Toc499638895"</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3</w:t>
        </w:r>
        <w:r w:rsidRPr="00AF0A2D">
          <w:rPr>
            <w:rFonts w:ascii="Calibri" w:hAnsi="Calibri"/>
            <w:noProof/>
            <w:sz w:val="22"/>
            <w:szCs w:val="22"/>
            <w:lang w:val="en-US"/>
          </w:rPr>
          <w:tab/>
        </w:r>
        <w:r w:rsidRPr="001356E5">
          <w:rPr>
            <w:rStyle w:val="Hyperlink"/>
            <w:rFonts w:eastAsiaTheme="majorEastAsia"/>
            <w:noProof/>
          </w:rPr>
          <w:t>Responsibilities</w:t>
        </w:r>
        <w:r>
          <w:rPr>
            <w:noProof/>
            <w:webHidden/>
          </w:rPr>
          <w:tab/>
        </w:r>
        <w:r>
          <w:rPr>
            <w:noProof/>
            <w:webHidden/>
          </w:rPr>
          <w:fldChar w:fldCharType="begin"/>
        </w:r>
        <w:r>
          <w:rPr>
            <w:noProof/>
            <w:webHidden/>
          </w:rPr>
          <w:instrText xml:space="preserve"> PAGEREF _Toc499638895 \h </w:instrText>
        </w:r>
        <w:r>
          <w:rPr>
            <w:noProof/>
            <w:webHidden/>
          </w:rPr>
        </w:r>
      </w:ins>
      <w:r>
        <w:rPr>
          <w:noProof/>
          <w:webHidden/>
        </w:rPr>
        <w:fldChar w:fldCharType="separate"/>
      </w:r>
      <w:ins w:id="16" w:author="Jacob, Susan" w:date="2017-11-28T13:26:00Z">
        <w:r>
          <w:rPr>
            <w:noProof/>
            <w:webHidden/>
          </w:rPr>
          <w:t>2</w:t>
        </w:r>
        <w:r>
          <w:rPr>
            <w:noProof/>
            <w:webHidden/>
          </w:rPr>
          <w:fldChar w:fldCharType="end"/>
        </w:r>
        <w:r w:rsidRPr="001356E5">
          <w:rPr>
            <w:rStyle w:val="Hyperlink"/>
            <w:rFonts w:eastAsiaTheme="majorEastAsia"/>
            <w:noProof/>
          </w:rPr>
          <w:fldChar w:fldCharType="end"/>
        </w:r>
      </w:ins>
    </w:p>
    <w:p w14:paraId="11726664" w14:textId="77777777" w:rsidR="00827926" w:rsidRPr="00AF0A2D" w:rsidRDefault="00827926" w:rsidP="00827926">
      <w:pPr>
        <w:pStyle w:val="TOC1"/>
        <w:rPr>
          <w:ins w:id="17" w:author="Jacob, Susan" w:date="2017-11-28T13:26:00Z"/>
          <w:rFonts w:ascii="Calibri" w:hAnsi="Calibri"/>
          <w:noProof/>
          <w:sz w:val="22"/>
          <w:szCs w:val="22"/>
          <w:lang w:val="en-US"/>
        </w:rPr>
      </w:pPr>
      <w:ins w:id="18"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"_Toc499638896"</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w:t>
        </w:r>
        <w:r w:rsidRPr="00AF0A2D">
          <w:rPr>
            <w:rFonts w:ascii="Calibri" w:hAnsi="Calibri"/>
            <w:noProof/>
            <w:sz w:val="22"/>
            <w:szCs w:val="22"/>
            <w:lang w:val="en-US"/>
          </w:rPr>
          <w:tab/>
        </w:r>
        <w:r w:rsidRPr="001356E5">
          <w:rPr>
            <w:rStyle w:val="Hyperlink"/>
            <w:rFonts w:eastAsiaTheme="majorEastAsia"/>
            <w:noProof/>
          </w:rPr>
          <w:t>Process</w:t>
        </w:r>
        <w:r>
          <w:rPr>
            <w:noProof/>
            <w:webHidden/>
          </w:rPr>
          <w:tab/>
        </w:r>
        <w:r>
          <w:rPr>
            <w:noProof/>
            <w:webHidden/>
          </w:rPr>
          <w:fldChar w:fldCharType="begin"/>
        </w:r>
        <w:r>
          <w:rPr>
            <w:noProof/>
            <w:webHidden/>
          </w:rPr>
          <w:instrText xml:space="preserve"> PAGEREF _Toc499638896 \h </w:instrText>
        </w:r>
        <w:r>
          <w:rPr>
            <w:noProof/>
            <w:webHidden/>
          </w:rPr>
        </w:r>
      </w:ins>
      <w:r>
        <w:rPr>
          <w:noProof/>
          <w:webHidden/>
        </w:rPr>
        <w:fldChar w:fldCharType="separate"/>
      </w:r>
      <w:ins w:id="19" w:author="Jacob, Susan" w:date="2017-11-28T13:26:00Z">
        <w:r>
          <w:rPr>
            <w:noProof/>
            <w:webHidden/>
          </w:rPr>
          <w:t>3</w:t>
        </w:r>
        <w:r>
          <w:rPr>
            <w:noProof/>
            <w:webHidden/>
          </w:rPr>
          <w:fldChar w:fldCharType="end"/>
        </w:r>
        <w:r w:rsidRPr="001356E5">
          <w:rPr>
            <w:rStyle w:val="Hyperlink"/>
            <w:rFonts w:eastAsiaTheme="majorEastAsia"/>
            <w:noProof/>
          </w:rPr>
          <w:fldChar w:fldCharType="end"/>
        </w:r>
      </w:ins>
    </w:p>
    <w:p w14:paraId="6CCED3E8" w14:textId="77777777" w:rsidR="00827926" w:rsidRPr="00AF0A2D" w:rsidRDefault="00827926" w:rsidP="00827926">
      <w:pPr>
        <w:pStyle w:val="TOC2"/>
        <w:rPr>
          <w:ins w:id="20" w:author="Jacob, Susan" w:date="2017-11-28T13:26:00Z"/>
          <w:rFonts w:ascii="Calibri" w:hAnsi="Calibri"/>
          <w:noProof/>
          <w:szCs w:val="22"/>
          <w:lang w:val="en-US"/>
        </w:rPr>
      </w:pPr>
      <w:ins w:id="21"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"_Toc499638897"</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w:t>
        </w:r>
        <w:r w:rsidRPr="00AF0A2D">
          <w:rPr>
            <w:rFonts w:ascii="Calibri" w:hAnsi="Calibri"/>
            <w:noProof/>
            <w:szCs w:val="22"/>
            <w:lang w:val="en-US"/>
          </w:rPr>
          <w:tab/>
        </w:r>
        <w:r w:rsidRPr="001356E5">
          <w:rPr>
            <w:rStyle w:val="Hyperlink"/>
            <w:rFonts w:eastAsiaTheme="majorEastAsia"/>
            <w:noProof/>
          </w:rPr>
          <w:t>Process Description</w:t>
        </w:r>
        <w:r>
          <w:rPr>
            <w:noProof/>
            <w:webHidden/>
          </w:rPr>
          <w:tab/>
        </w:r>
        <w:r>
          <w:rPr>
            <w:noProof/>
            <w:webHidden/>
          </w:rPr>
          <w:fldChar w:fldCharType="begin"/>
        </w:r>
        <w:r>
          <w:rPr>
            <w:noProof/>
            <w:webHidden/>
          </w:rPr>
          <w:instrText xml:space="preserve"> PAGEREF _Toc499638897 \h </w:instrText>
        </w:r>
        <w:r>
          <w:rPr>
            <w:noProof/>
            <w:webHidden/>
          </w:rPr>
        </w:r>
      </w:ins>
      <w:r>
        <w:rPr>
          <w:noProof/>
          <w:webHidden/>
        </w:rPr>
        <w:fldChar w:fldCharType="separate"/>
      </w:r>
      <w:ins w:id="22" w:author="Jacob, Susan" w:date="2017-11-28T13:26:00Z">
        <w:r>
          <w:rPr>
            <w:noProof/>
            <w:webHidden/>
          </w:rPr>
          <w:t>3</w:t>
        </w:r>
        <w:r>
          <w:rPr>
            <w:noProof/>
            <w:webHidden/>
          </w:rPr>
          <w:fldChar w:fldCharType="end"/>
        </w:r>
        <w:r w:rsidRPr="001356E5">
          <w:rPr>
            <w:rStyle w:val="Hyperlink"/>
            <w:rFonts w:eastAsiaTheme="majorEastAsia"/>
            <w:noProof/>
          </w:rPr>
          <w:fldChar w:fldCharType="end"/>
        </w:r>
      </w:ins>
    </w:p>
    <w:p w14:paraId="55A4535B" w14:textId="77777777" w:rsidR="00827926" w:rsidRPr="00AF0A2D" w:rsidRDefault="00827926" w:rsidP="00827926">
      <w:pPr>
        <w:pStyle w:val="TOC3"/>
        <w:tabs>
          <w:tab w:val="left" w:pos="1320"/>
          <w:tab w:val="right" w:leader="dot" w:pos="9307"/>
        </w:tabs>
        <w:rPr>
          <w:ins w:id="23" w:author="Jacob, Susan" w:date="2017-11-28T13:26:00Z"/>
          <w:rFonts w:ascii="Calibri" w:hAnsi="Calibri"/>
          <w:noProof/>
          <w:szCs w:val="22"/>
          <w:lang w:val="en-US"/>
        </w:rPr>
      </w:pPr>
      <w:ins w:id="24"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"_Toc499638898"</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4.1.1</w:t>
        </w:r>
        <w:r w:rsidRPr="00AF0A2D">
          <w:rPr>
            <w:rFonts w:ascii="Calibri" w:hAnsi="Calibri"/>
            <w:noProof/>
            <w:szCs w:val="22"/>
            <w:lang w:val="en-US"/>
          </w:rPr>
          <w:tab/>
        </w:r>
        <w:r w:rsidRPr="001356E5">
          <w:rPr>
            <w:rStyle w:val="Hyperlink"/>
            <w:rFonts w:eastAsiaTheme="majorEastAsia"/>
            <w:noProof/>
          </w:rPr>
          <w:t>Software Definition</w:t>
        </w:r>
        <w:r>
          <w:rPr>
            <w:noProof/>
            <w:webHidden/>
          </w:rPr>
          <w:tab/>
        </w:r>
        <w:r>
          <w:rPr>
            <w:noProof/>
            <w:webHidden/>
          </w:rPr>
          <w:fldChar w:fldCharType="begin"/>
        </w:r>
        <w:r>
          <w:rPr>
            <w:noProof/>
            <w:webHidden/>
          </w:rPr>
          <w:instrText xml:space="preserve"> PAGEREF _Toc499638898 \h </w:instrText>
        </w:r>
        <w:r>
          <w:rPr>
            <w:noProof/>
            <w:webHidden/>
          </w:rPr>
        </w:r>
      </w:ins>
      <w:r>
        <w:rPr>
          <w:noProof/>
          <w:webHidden/>
        </w:rPr>
        <w:fldChar w:fldCharType="separate"/>
      </w:r>
      <w:ins w:id="25" w:author="Jacob, Susan" w:date="2017-11-28T13:26:00Z">
        <w:r>
          <w:rPr>
            <w:noProof/>
            <w:webHidden/>
          </w:rPr>
          <w:t>4</w:t>
        </w:r>
        <w:r>
          <w:rPr>
            <w:noProof/>
            <w:webHidden/>
          </w:rPr>
          <w:fldChar w:fldCharType="end"/>
        </w:r>
        <w:r w:rsidRPr="001356E5">
          <w:rPr>
            <w:rStyle w:val="Hyperlink"/>
            <w:rFonts w:eastAsiaTheme="majorEastAsia"/>
            <w:noProof/>
          </w:rPr>
          <w:fldChar w:fldCharType="end"/>
        </w:r>
      </w:ins>
    </w:p>
    <w:p w14:paraId="1C1EAF70" w14:textId="77777777" w:rsidR="00827926" w:rsidRPr="00AF0A2D" w:rsidRDefault="00827926" w:rsidP="00827926">
      <w:pPr>
        <w:pStyle w:val="TOC3"/>
        <w:tabs>
          <w:tab w:val="left" w:pos="1320"/>
          <w:tab w:val="right" w:leader="dot" w:pos="9307"/>
        </w:tabs>
        <w:rPr>
          <w:ins w:id="26" w:author="Jacob, Susan" w:date="2017-11-28T13:26:00Z"/>
          <w:rFonts w:ascii="Calibri" w:hAnsi="Calibri"/>
          <w:noProof/>
          <w:szCs w:val="22"/>
          <w:lang w:val="en-US"/>
        </w:rPr>
      </w:pPr>
      <w:ins w:id="27"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"_Toc499638899"</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4.1.2</w:t>
        </w:r>
        <w:r w:rsidRPr="00AF0A2D">
          <w:rPr>
            <w:rFonts w:ascii="Calibri" w:hAnsi="Calibri"/>
            <w:noProof/>
            <w:szCs w:val="22"/>
            <w:lang w:val="en-US"/>
          </w:rPr>
          <w:tab/>
        </w:r>
        <w:r w:rsidRPr="001356E5">
          <w:rPr>
            <w:rStyle w:val="Hyperlink"/>
            <w:rFonts w:eastAsiaTheme="majorEastAsia"/>
            <w:noProof/>
          </w:rPr>
          <w:t>Software Requirements Capture and Analysis</w:t>
        </w:r>
        <w:r>
          <w:rPr>
            <w:noProof/>
            <w:webHidden/>
          </w:rPr>
          <w:tab/>
        </w:r>
        <w:r>
          <w:rPr>
            <w:noProof/>
            <w:webHidden/>
          </w:rPr>
          <w:fldChar w:fldCharType="begin"/>
        </w:r>
        <w:r>
          <w:rPr>
            <w:noProof/>
            <w:webHidden/>
          </w:rPr>
          <w:instrText xml:space="preserve"> PAGEREF _Toc499638899 \h </w:instrText>
        </w:r>
        <w:r>
          <w:rPr>
            <w:noProof/>
            <w:webHidden/>
          </w:rPr>
        </w:r>
      </w:ins>
      <w:r>
        <w:rPr>
          <w:noProof/>
          <w:webHidden/>
        </w:rPr>
        <w:fldChar w:fldCharType="separate"/>
      </w:r>
      <w:ins w:id="28" w:author="Jacob, Susan" w:date="2017-11-28T13:26:00Z">
        <w:r>
          <w:rPr>
            <w:noProof/>
            <w:webHidden/>
          </w:rPr>
          <w:t>4</w:t>
        </w:r>
        <w:r>
          <w:rPr>
            <w:noProof/>
            <w:webHidden/>
          </w:rPr>
          <w:fldChar w:fldCharType="end"/>
        </w:r>
        <w:r w:rsidRPr="001356E5">
          <w:rPr>
            <w:rStyle w:val="Hyperlink"/>
            <w:rFonts w:eastAsiaTheme="majorEastAsia"/>
            <w:noProof/>
          </w:rPr>
          <w:fldChar w:fldCharType="end"/>
        </w:r>
      </w:ins>
    </w:p>
    <w:p w14:paraId="603D2C4F" w14:textId="77777777" w:rsidR="00827926" w:rsidRPr="00AF0A2D" w:rsidRDefault="00827926" w:rsidP="00827926">
      <w:pPr>
        <w:pStyle w:val="TOC3"/>
        <w:tabs>
          <w:tab w:val="left" w:pos="1320"/>
          <w:tab w:val="right" w:leader="dot" w:pos="9307"/>
        </w:tabs>
        <w:rPr>
          <w:ins w:id="29" w:author="Jacob, Susan" w:date="2017-11-28T13:26:00Z"/>
          <w:rFonts w:ascii="Calibri" w:hAnsi="Calibri"/>
          <w:noProof/>
          <w:szCs w:val="22"/>
          <w:lang w:val="en-US"/>
        </w:rPr>
      </w:pPr>
      <w:ins w:id="30"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"_Toc499638900"</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4.1.3</w:t>
        </w:r>
        <w:r w:rsidRPr="00AF0A2D">
          <w:rPr>
            <w:rFonts w:ascii="Calibri" w:hAnsi="Calibri"/>
            <w:noProof/>
            <w:szCs w:val="22"/>
            <w:lang w:val="en-US"/>
          </w:rPr>
          <w:tab/>
        </w:r>
        <w:r w:rsidRPr="001356E5">
          <w:rPr>
            <w:rStyle w:val="Hyperlink"/>
            <w:rFonts w:eastAsiaTheme="majorEastAsia"/>
            <w:noProof/>
          </w:rPr>
          <w:t>Software Design</w:t>
        </w:r>
        <w:r>
          <w:rPr>
            <w:noProof/>
            <w:webHidden/>
          </w:rPr>
          <w:tab/>
        </w:r>
        <w:r>
          <w:rPr>
            <w:noProof/>
            <w:webHidden/>
          </w:rPr>
          <w:fldChar w:fldCharType="begin"/>
        </w:r>
        <w:r>
          <w:rPr>
            <w:noProof/>
            <w:webHidden/>
          </w:rPr>
          <w:instrText xml:space="preserve"> PAGEREF _Toc499638900 \h </w:instrText>
        </w:r>
        <w:r>
          <w:rPr>
            <w:noProof/>
            <w:webHidden/>
          </w:rPr>
        </w:r>
      </w:ins>
      <w:r>
        <w:rPr>
          <w:noProof/>
          <w:webHidden/>
        </w:rPr>
        <w:fldChar w:fldCharType="separate"/>
      </w:r>
      <w:ins w:id="31" w:author="Jacob, Susan" w:date="2017-11-28T13:26:00Z">
        <w:r>
          <w:rPr>
            <w:noProof/>
            <w:webHidden/>
          </w:rPr>
          <w:t>4</w:t>
        </w:r>
        <w:r>
          <w:rPr>
            <w:noProof/>
            <w:webHidden/>
          </w:rPr>
          <w:fldChar w:fldCharType="end"/>
        </w:r>
        <w:r w:rsidRPr="001356E5">
          <w:rPr>
            <w:rStyle w:val="Hyperlink"/>
            <w:rFonts w:eastAsiaTheme="majorEastAsia"/>
            <w:noProof/>
          </w:rPr>
          <w:fldChar w:fldCharType="end"/>
        </w:r>
      </w:ins>
    </w:p>
    <w:p w14:paraId="25D9BDA0" w14:textId="77777777" w:rsidR="00827926" w:rsidRPr="00AF0A2D" w:rsidRDefault="00827926" w:rsidP="00827926">
      <w:pPr>
        <w:pStyle w:val="TOC3"/>
        <w:tabs>
          <w:tab w:val="left" w:pos="1320"/>
          <w:tab w:val="right" w:leader="dot" w:pos="9307"/>
        </w:tabs>
        <w:rPr>
          <w:ins w:id="32" w:author="Jacob, Susan" w:date="2017-11-28T13:26:00Z"/>
          <w:rFonts w:ascii="Calibri" w:hAnsi="Calibri"/>
          <w:noProof/>
          <w:szCs w:val="22"/>
          <w:lang w:val="en-US"/>
        </w:rPr>
      </w:pPr>
      <w:ins w:id="33"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"_Toc499638901"</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4.1.4</w:t>
        </w:r>
        <w:r w:rsidRPr="00AF0A2D">
          <w:rPr>
            <w:rFonts w:ascii="Calibri" w:hAnsi="Calibri"/>
            <w:noProof/>
            <w:szCs w:val="22"/>
            <w:lang w:val="en-US"/>
          </w:rPr>
          <w:tab/>
        </w:r>
        <w:r w:rsidRPr="001356E5">
          <w:rPr>
            <w:rStyle w:val="Hyperlink"/>
            <w:rFonts w:eastAsiaTheme="majorEastAsia"/>
            <w:noProof/>
          </w:rPr>
          <w:t>Software Implementation</w:t>
        </w:r>
        <w:r>
          <w:rPr>
            <w:noProof/>
            <w:webHidden/>
          </w:rPr>
          <w:tab/>
        </w:r>
        <w:r>
          <w:rPr>
            <w:noProof/>
            <w:webHidden/>
          </w:rPr>
          <w:fldChar w:fldCharType="begin"/>
        </w:r>
        <w:r>
          <w:rPr>
            <w:noProof/>
            <w:webHidden/>
          </w:rPr>
          <w:instrText xml:space="preserve"> PAGEREF _Toc499638901 \h </w:instrText>
        </w:r>
        <w:r>
          <w:rPr>
            <w:noProof/>
            <w:webHidden/>
          </w:rPr>
        </w:r>
      </w:ins>
      <w:r>
        <w:rPr>
          <w:noProof/>
          <w:webHidden/>
        </w:rPr>
        <w:fldChar w:fldCharType="separate"/>
      </w:r>
      <w:ins w:id="34" w:author="Jacob, Susan" w:date="2017-11-28T13:26:00Z">
        <w:r>
          <w:rPr>
            <w:noProof/>
            <w:webHidden/>
          </w:rPr>
          <w:t>5</w:t>
        </w:r>
        <w:r>
          <w:rPr>
            <w:noProof/>
            <w:webHidden/>
          </w:rPr>
          <w:fldChar w:fldCharType="end"/>
        </w:r>
        <w:r w:rsidRPr="001356E5">
          <w:rPr>
            <w:rStyle w:val="Hyperlink"/>
            <w:rFonts w:eastAsiaTheme="majorEastAsia"/>
            <w:noProof/>
          </w:rPr>
          <w:fldChar w:fldCharType="end"/>
        </w:r>
      </w:ins>
    </w:p>
    <w:p w14:paraId="2D4C5E52" w14:textId="77777777" w:rsidR="00827926" w:rsidRPr="00AF0A2D" w:rsidRDefault="00827926" w:rsidP="00827926">
      <w:pPr>
        <w:pStyle w:val="TOC3"/>
        <w:tabs>
          <w:tab w:val="left" w:pos="1320"/>
          <w:tab w:val="right" w:leader="dot" w:pos="9307"/>
        </w:tabs>
        <w:rPr>
          <w:ins w:id="35" w:author="Jacob, Susan" w:date="2017-11-28T13:26:00Z"/>
          <w:rFonts w:ascii="Calibri" w:hAnsi="Calibri"/>
          <w:noProof/>
          <w:szCs w:val="22"/>
          <w:lang w:val="en-US"/>
        </w:rPr>
      </w:pPr>
      <w:ins w:id="36"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"_Toc499638902"</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4.1.5</w:t>
        </w:r>
        <w:r w:rsidRPr="00AF0A2D">
          <w:rPr>
            <w:rFonts w:ascii="Calibri" w:hAnsi="Calibri"/>
            <w:noProof/>
            <w:szCs w:val="22"/>
            <w:lang w:val="en-US"/>
          </w:rPr>
          <w:tab/>
        </w:r>
        <w:r w:rsidRPr="001356E5">
          <w:rPr>
            <w:rStyle w:val="Hyperlink"/>
            <w:rFonts w:eastAsiaTheme="majorEastAsia"/>
            <w:noProof/>
          </w:rPr>
          <w:t>Software Verification &amp; Testing</w:t>
        </w:r>
        <w:r>
          <w:rPr>
            <w:noProof/>
            <w:webHidden/>
          </w:rPr>
          <w:tab/>
        </w:r>
        <w:r>
          <w:rPr>
            <w:noProof/>
            <w:webHidden/>
          </w:rPr>
          <w:fldChar w:fldCharType="begin"/>
        </w:r>
        <w:r>
          <w:rPr>
            <w:noProof/>
            <w:webHidden/>
          </w:rPr>
          <w:instrText xml:space="preserve"> PAGEREF _Toc499638902 \h </w:instrText>
        </w:r>
        <w:r>
          <w:rPr>
            <w:noProof/>
            <w:webHidden/>
          </w:rPr>
        </w:r>
      </w:ins>
      <w:r>
        <w:rPr>
          <w:noProof/>
          <w:webHidden/>
        </w:rPr>
        <w:fldChar w:fldCharType="separate"/>
      </w:r>
      <w:ins w:id="37" w:author="Jacob, Susan" w:date="2017-11-28T13:26:00Z">
        <w:r>
          <w:rPr>
            <w:noProof/>
            <w:webHidden/>
          </w:rPr>
          <w:t>5</w:t>
        </w:r>
        <w:r>
          <w:rPr>
            <w:noProof/>
            <w:webHidden/>
          </w:rPr>
          <w:fldChar w:fldCharType="end"/>
        </w:r>
        <w:r w:rsidRPr="001356E5">
          <w:rPr>
            <w:rStyle w:val="Hyperlink"/>
            <w:rFonts w:eastAsiaTheme="majorEastAsia"/>
            <w:noProof/>
          </w:rPr>
          <w:fldChar w:fldCharType="end"/>
        </w:r>
      </w:ins>
    </w:p>
    <w:p w14:paraId="65CB364B" w14:textId="77777777" w:rsidR="00827926" w:rsidRPr="00AF0A2D" w:rsidRDefault="00827926" w:rsidP="00827926">
      <w:pPr>
        <w:pStyle w:val="TOC3"/>
        <w:tabs>
          <w:tab w:val="left" w:pos="1320"/>
          <w:tab w:val="right" w:leader="dot" w:pos="9307"/>
        </w:tabs>
        <w:rPr>
          <w:ins w:id="38" w:author="Jacob, Susan" w:date="2017-11-28T13:26:00Z"/>
          <w:rFonts w:ascii="Calibri" w:hAnsi="Calibri"/>
          <w:noProof/>
          <w:szCs w:val="22"/>
          <w:lang w:val="en-US"/>
        </w:rPr>
      </w:pPr>
      <w:ins w:id="39"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"_Toc499638903"</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4.1.6</w:t>
        </w:r>
        <w:r w:rsidRPr="00AF0A2D">
          <w:rPr>
            <w:rFonts w:ascii="Calibri" w:hAnsi="Calibri"/>
            <w:noProof/>
            <w:szCs w:val="22"/>
            <w:lang w:val="en-US"/>
          </w:rPr>
          <w:tab/>
        </w:r>
        <w:r w:rsidRPr="001356E5">
          <w:rPr>
            <w:rStyle w:val="Hyperlink"/>
            <w:rFonts w:eastAsiaTheme="majorEastAsia"/>
            <w:noProof/>
          </w:rPr>
          <w:t>Software Deployment</w:t>
        </w:r>
        <w:r>
          <w:rPr>
            <w:noProof/>
            <w:webHidden/>
          </w:rPr>
          <w:tab/>
        </w:r>
        <w:r>
          <w:rPr>
            <w:noProof/>
            <w:webHidden/>
          </w:rPr>
          <w:fldChar w:fldCharType="begin"/>
        </w:r>
        <w:r>
          <w:rPr>
            <w:noProof/>
            <w:webHidden/>
          </w:rPr>
          <w:instrText xml:space="preserve"> PAGEREF _Toc499638903 \h </w:instrText>
        </w:r>
        <w:r>
          <w:rPr>
            <w:noProof/>
            <w:webHidden/>
          </w:rPr>
        </w:r>
      </w:ins>
      <w:r>
        <w:rPr>
          <w:noProof/>
          <w:webHidden/>
        </w:rPr>
        <w:fldChar w:fldCharType="separate"/>
      </w:r>
      <w:ins w:id="40" w:author="Jacob, Susan" w:date="2017-11-28T13:26:00Z">
        <w:r>
          <w:rPr>
            <w:noProof/>
            <w:webHidden/>
          </w:rPr>
          <w:t>6</w:t>
        </w:r>
        <w:r>
          <w:rPr>
            <w:noProof/>
            <w:webHidden/>
          </w:rPr>
          <w:fldChar w:fldCharType="end"/>
        </w:r>
        <w:r w:rsidRPr="001356E5">
          <w:rPr>
            <w:rStyle w:val="Hyperlink"/>
            <w:rFonts w:eastAsiaTheme="majorEastAsia"/>
            <w:noProof/>
          </w:rPr>
          <w:fldChar w:fldCharType="end"/>
        </w:r>
      </w:ins>
    </w:p>
    <w:p w14:paraId="3FEED887" w14:textId="77777777" w:rsidR="00827926" w:rsidRPr="00AF0A2D" w:rsidRDefault="00827926" w:rsidP="00827926">
      <w:pPr>
        <w:pStyle w:val="TOC3"/>
        <w:tabs>
          <w:tab w:val="left" w:pos="1320"/>
          <w:tab w:val="right" w:leader="dot" w:pos="9307"/>
        </w:tabs>
        <w:rPr>
          <w:ins w:id="41" w:author="Jacob, Susan" w:date="2017-11-28T13:26:00Z"/>
          <w:rFonts w:ascii="Calibri" w:hAnsi="Calibri"/>
          <w:noProof/>
          <w:szCs w:val="22"/>
          <w:lang w:val="en-US"/>
        </w:rPr>
      </w:pPr>
      <w:ins w:id="42"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"_Toc499638904"</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4.1.7</w:t>
        </w:r>
        <w:r w:rsidRPr="00AF0A2D">
          <w:rPr>
            <w:rFonts w:ascii="Calibri" w:hAnsi="Calibri"/>
            <w:noProof/>
            <w:szCs w:val="22"/>
            <w:lang w:val="en-US"/>
          </w:rPr>
          <w:tab/>
        </w:r>
        <w:r w:rsidRPr="001356E5">
          <w:rPr>
            <w:rStyle w:val="Hyperlink"/>
            <w:rFonts w:eastAsiaTheme="majorEastAsia"/>
            <w:noProof/>
          </w:rPr>
          <w:t>Software Evaluation</w:t>
        </w:r>
        <w:r>
          <w:rPr>
            <w:noProof/>
            <w:webHidden/>
          </w:rPr>
          <w:tab/>
        </w:r>
        <w:r>
          <w:rPr>
            <w:noProof/>
            <w:webHidden/>
          </w:rPr>
          <w:fldChar w:fldCharType="begin"/>
        </w:r>
        <w:r>
          <w:rPr>
            <w:noProof/>
            <w:webHidden/>
          </w:rPr>
          <w:instrText xml:space="preserve"> PAGEREF _Toc499638904 \h </w:instrText>
        </w:r>
        <w:r>
          <w:rPr>
            <w:noProof/>
            <w:webHidden/>
          </w:rPr>
        </w:r>
      </w:ins>
      <w:r>
        <w:rPr>
          <w:noProof/>
          <w:webHidden/>
        </w:rPr>
        <w:fldChar w:fldCharType="separate"/>
      </w:r>
      <w:ins w:id="43" w:author="Jacob, Susan" w:date="2017-11-28T13:26:00Z">
        <w:r>
          <w:rPr>
            <w:noProof/>
            <w:webHidden/>
          </w:rPr>
          <w:t>8</w:t>
        </w:r>
        <w:r>
          <w:rPr>
            <w:noProof/>
            <w:webHidden/>
          </w:rPr>
          <w:fldChar w:fldCharType="end"/>
        </w:r>
        <w:r w:rsidRPr="001356E5">
          <w:rPr>
            <w:rStyle w:val="Hyperlink"/>
            <w:rFonts w:eastAsiaTheme="majorEastAsia"/>
            <w:noProof/>
          </w:rPr>
          <w:fldChar w:fldCharType="end"/>
        </w:r>
      </w:ins>
    </w:p>
    <w:p w14:paraId="48F5817E" w14:textId="77777777" w:rsidR="00827926" w:rsidRPr="00AF0A2D" w:rsidRDefault="00827926" w:rsidP="00827926">
      <w:pPr>
        <w:pStyle w:val="TOC3"/>
        <w:tabs>
          <w:tab w:val="left" w:pos="1320"/>
          <w:tab w:val="right" w:leader="dot" w:pos="9307"/>
        </w:tabs>
        <w:rPr>
          <w:ins w:id="44" w:author="Jacob, Susan" w:date="2017-11-28T13:26:00Z"/>
          <w:rFonts w:ascii="Calibri" w:hAnsi="Calibri"/>
          <w:noProof/>
          <w:szCs w:val="22"/>
          <w:lang w:val="en-US"/>
        </w:rPr>
      </w:pPr>
      <w:ins w:id="45"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"_Toc499638905"</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4.1.8</w:t>
        </w:r>
        <w:r w:rsidRPr="00AF0A2D">
          <w:rPr>
            <w:rFonts w:ascii="Calibri" w:hAnsi="Calibri"/>
            <w:noProof/>
            <w:szCs w:val="22"/>
            <w:lang w:val="en-US"/>
          </w:rPr>
          <w:tab/>
        </w:r>
        <w:r w:rsidRPr="001356E5">
          <w:rPr>
            <w:rStyle w:val="Hyperlink"/>
            <w:rFonts w:eastAsiaTheme="majorEastAsia"/>
            <w:noProof/>
          </w:rPr>
          <w:t>Supporting and Related Processes</w:t>
        </w:r>
        <w:r>
          <w:rPr>
            <w:noProof/>
            <w:webHidden/>
          </w:rPr>
          <w:tab/>
        </w:r>
        <w:r>
          <w:rPr>
            <w:noProof/>
            <w:webHidden/>
          </w:rPr>
          <w:fldChar w:fldCharType="begin"/>
        </w:r>
        <w:r>
          <w:rPr>
            <w:noProof/>
            <w:webHidden/>
          </w:rPr>
          <w:instrText xml:space="preserve"> PAGEREF _Toc499638905 \h </w:instrText>
        </w:r>
        <w:r>
          <w:rPr>
            <w:noProof/>
            <w:webHidden/>
          </w:rPr>
        </w:r>
      </w:ins>
      <w:r>
        <w:rPr>
          <w:noProof/>
          <w:webHidden/>
        </w:rPr>
        <w:fldChar w:fldCharType="separate"/>
      </w:r>
      <w:ins w:id="46" w:author="Jacob, Susan" w:date="2017-11-28T13:26:00Z">
        <w:r>
          <w:rPr>
            <w:noProof/>
            <w:webHidden/>
          </w:rPr>
          <w:t>8</w:t>
        </w:r>
        <w:r>
          <w:rPr>
            <w:noProof/>
            <w:webHidden/>
          </w:rPr>
          <w:fldChar w:fldCharType="end"/>
        </w:r>
        <w:r w:rsidRPr="001356E5">
          <w:rPr>
            <w:rStyle w:val="Hyperlink"/>
            <w:rFonts w:eastAsiaTheme="majorEastAsia"/>
            <w:noProof/>
          </w:rPr>
          <w:fldChar w:fldCharType="end"/>
        </w:r>
      </w:ins>
    </w:p>
    <w:p w14:paraId="0D759F6F" w14:textId="77777777" w:rsidR="00827926" w:rsidRPr="00AF0A2D" w:rsidRDefault="00827926" w:rsidP="00827926">
      <w:pPr>
        <w:pStyle w:val="TOC3"/>
        <w:tabs>
          <w:tab w:val="left" w:pos="1320"/>
          <w:tab w:val="right" w:leader="dot" w:pos="9307"/>
        </w:tabs>
        <w:rPr>
          <w:ins w:id="47" w:author="Jacob, Susan" w:date="2017-11-28T13:26:00Z"/>
          <w:rFonts w:ascii="Calibri" w:hAnsi="Calibri"/>
          <w:noProof/>
          <w:szCs w:val="22"/>
          <w:lang w:val="en-US"/>
        </w:rPr>
      </w:pPr>
      <w:ins w:id="48"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"_Toc499638906"</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4.1.9</w:t>
        </w:r>
        <w:r w:rsidRPr="00AF0A2D">
          <w:rPr>
            <w:rFonts w:ascii="Calibri" w:hAnsi="Calibri"/>
            <w:noProof/>
            <w:szCs w:val="22"/>
            <w:lang w:val="en-US"/>
          </w:rPr>
          <w:tab/>
        </w:r>
        <w:r w:rsidRPr="001356E5">
          <w:rPr>
            <w:rStyle w:val="Hyperlink"/>
            <w:rFonts w:eastAsiaTheme="majorEastAsia"/>
            <w:noProof/>
          </w:rPr>
          <w:t>Mapping to Edwards Product Commercialisation Process</w:t>
        </w:r>
        <w:r>
          <w:rPr>
            <w:noProof/>
            <w:webHidden/>
          </w:rPr>
          <w:tab/>
        </w:r>
        <w:r>
          <w:rPr>
            <w:noProof/>
            <w:webHidden/>
          </w:rPr>
          <w:fldChar w:fldCharType="begin"/>
        </w:r>
        <w:r>
          <w:rPr>
            <w:noProof/>
            <w:webHidden/>
          </w:rPr>
          <w:instrText xml:space="preserve"> PAGEREF _Toc499638906 \h </w:instrText>
        </w:r>
        <w:r>
          <w:rPr>
            <w:noProof/>
            <w:webHidden/>
          </w:rPr>
        </w:r>
      </w:ins>
      <w:r>
        <w:rPr>
          <w:noProof/>
          <w:webHidden/>
        </w:rPr>
        <w:fldChar w:fldCharType="separate"/>
      </w:r>
      <w:ins w:id="49" w:author="Jacob, Susan" w:date="2017-11-28T13:26:00Z">
        <w:r>
          <w:rPr>
            <w:noProof/>
            <w:webHidden/>
          </w:rPr>
          <w:t>10</w:t>
        </w:r>
        <w:r>
          <w:rPr>
            <w:noProof/>
            <w:webHidden/>
          </w:rPr>
          <w:fldChar w:fldCharType="end"/>
        </w:r>
        <w:r w:rsidRPr="001356E5">
          <w:rPr>
            <w:rStyle w:val="Hyperlink"/>
            <w:rFonts w:eastAsiaTheme="majorEastAsia"/>
            <w:noProof/>
          </w:rPr>
          <w:fldChar w:fldCharType="end"/>
        </w:r>
      </w:ins>
    </w:p>
    <w:p w14:paraId="747224EF" w14:textId="77777777" w:rsidR="00827926" w:rsidRPr="00AF0A2D" w:rsidRDefault="00827926" w:rsidP="00827926">
      <w:pPr>
        <w:pStyle w:val="TOC3"/>
        <w:tabs>
          <w:tab w:val="left" w:pos="1320"/>
          <w:tab w:val="right" w:leader="dot" w:pos="9307"/>
        </w:tabs>
        <w:rPr>
          <w:ins w:id="50" w:author="Jacob, Susan" w:date="2017-11-28T13:26:00Z"/>
          <w:rFonts w:ascii="Calibri" w:hAnsi="Calibri"/>
          <w:noProof/>
          <w:szCs w:val="22"/>
          <w:lang w:val="en-US"/>
        </w:rPr>
      </w:pPr>
      <w:ins w:id="51"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"_Toc499638907"</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4.1.10</w:t>
        </w:r>
        <w:r w:rsidRPr="00AF0A2D">
          <w:rPr>
            <w:rFonts w:ascii="Calibri" w:hAnsi="Calibri"/>
            <w:noProof/>
            <w:szCs w:val="22"/>
            <w:lang w:val="en-US"/>
          </w:rPr>
          <w:tab/>
        </w:r>
        <w:r w:rsidRPr="001356E5">
          <w:rPr>
            <w:rStyle w:val="Hyperlink"/>
            <w:rFonts w:eastAsiaTheme="majorEastAsia"/>
            <w:noProof/>
          </w:rPr>
          <w:t>Project and Desi</w:t>
        </w:r>
        <w:r w:rsidRPr="001356E5">
          <w:rPr>
            <w:rStyle w:val="Hyperlink"/>
            <w:rFonts w:eastAsiaTheme="majorEastAsia"/>
            <w:noProof/>
          </w:rPr>
          <w:t>g</w:t>
        </w:r>
        <w:r w:rsidRPr="001356E5">
          <w:rPr>
            <w:rStyle w:val="Hyperlink"/>
            <w:rFonts w:eastAsiaTheme="majorEastAsia"/>
            <w:noProof/>
          </w:rPr>
          <w:t>n Reviews</w:t>
        </w:r>
        <w:r>
          <w:rPr>
            <w:noProof/>
            <w:webHidden/>
          </w:rPr>
          <w:tab/>
        </w:r>
        <w:r>
          <w:rPr>
            <w:noProof/>
            <w:webHidden/>
          </w:rPr>
          <w:fldChar w:fldCharType="begin"/>
        </w:r>
        <w:r>
          <w:rPr>
            <w:noProof/>
            <w:webHidden/>
          </w:rPr>
          <w:instrText xml:space="preserve"> PAGEREF _Toc499638907 \h </w:instrText>
        </w:r>
        <w:r>
          <w:rPr>
            <w:noProof/>
            <w:webHidden/>
          </w:rPr>
        </w:r>
      </w:ins>
      <w:r>
        <w:rPr>
          <w:noProof/>
          <w:webHidden/>
        </w:rPr>
        <w:fldChar w:fldCharType="separate"/>
      </w:r>
      <w:ins w:id="52" w:author="Jacob, Susan" w:date="2017-11-28T13:26:00Z">
        <w:r>
          <w:rPr>
            <w:noProof/>
            <w:webHidden/>
          </w:rPr>
          <w:t>10</w:t>
        </w:r>
        <w:r>
          <w:rPr>
            <w:noProof/>
            <w:webHidden/>
          </w:rPr>
          <w:fldChar w:fldCharType="end"/>
        </w:r>
        <w:r w:rsidRPr="001356E5">
          <w:rPr>
            <w:rStyle w:val="Hyperlink"/>
            <w:rFonts w:eastAsiaTheme="majorEastAsia"/>
            <w:noProof/>
          </w:rPr>
          <w:fldChar w:fldCharType="end"/>
        </w:r>
      </w:ins>
    </w:p>
    <w:p w14:paraId="59FFED31" w14:textId="77777777" w:rsidR="00827926" w:rsidRPr="00AF0A2D" w:rsidRDefault="00827926" w:rsidP="00827926">
      <w:pPr>
        <w:pStyle w:val="TOC2"/>
        <w:rPr>
          <w:ins w:id="53" w:author="Jacob, Susan" w:date="2017-11-28T13:26:00Z"/>
          <w:rFonts w:ascii="Calibri" w:hAnsi="Calibri"/>
          <w:noProof/>
          <w:szCs w:val="22"/>
          <w:lang w:val="en-US"/>
        </w:rPr>
      </w:pPr>
      <w:ins w:id="54"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"_Toc499638908"</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Measurement and Review</w:t>
        </w:r>
        <w:r>
          <w:rPr>
            <w:noProof/>
            <w:webHidden/>
          </w:rPr>
          <w:tab/>
        </w:r>
        <w:r>
          <w:rPr>
            <w:noProof/>
            <w:webHidden/>
          </w:rPr>
          <w:fldChar w:fldCharType="begin"/>
        </w:r>
        <w:r>
          <w:rPr>
            <w:noProof/>
            <w:webHidden/>
          </w:rPr>
          <w:instrText xml:space="preserve"> PAGEREF _Toc499638908 \h </w:instrText>
        </w:r>
        <w:r>
          <w:rPr>
            <w:noProof/>
            <w:webHidden/>
          </w:rPr>
        </w:r>
      </w:ins>
      <w:r>
        <w:rPr>
          <w:noProof/>
          <w:webHidden/>
        </w:rPr>
        <w:fldChar w:fldCharType="separate"/>
      </w:r>
      <w:ins w:id="55" w:author="Jacob, Susan" w:date="2017-11-28T13:26:00Z">
        <w:r>
          <w:rPr>
            <w:noProof/>
            <w:webHidden/>
          </w:rPr>
          <w:t>12</w:t>
        </w:r>
        <w:r>
          <w:rPr>
            <w:noProof/>
            <w:webHidden/>
          </w:rPr>
          <w:fldChar w:fldCharType="end"/>
        </w:r>
        <w:r w:rsidRPr="001356E5">
          <w:rPr>
            <w:rStyle w:val="Hyperlink"/>
            <w:rFonts w:eastAsiaTheme="majorEastAsia"/>
            <w:noProof/>
          </w:rPr>
          <w:fldChar w:fldCharType="end"/>
        </w:r>
      </w:ins>
    </w:p>
    <w:p w14:paraId="4A3B611E" w14:textId="77777777" w:rsidR="00827926" w:rsidRPr="00AF0A2D" w:rsidRDefault="00827926" w:rsidP="00827926">
      <w:pPr>
        <w:pStyle w:val="TOC3"/>
        <w:tabs>
          <w:tab w:val="left" w:pos="1320"/>
          <w:tab w:val="right" w:leader="dot" w:pos="9307"/>
        </w:tabs>
        <w:rPr>
          <w:ins w:id="56" w:author="Jacob, Susan" w:date="2017-11-28T13:26:00Z"/>
          <w:rFonts w:ascii="Calibri" w:hAnsi="Calibri"/>
          <w:noProof/>
          <w:szCs w:val="22"/>
          <w:lang w:val="en-US"/>
        </w:rPr>
      </w:pPr>
      <w:ins w:id="57"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"_Toc499638909"</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4.1.11</w:t>
        </w:r>
        <w:r w:rsidRPr="00AF0A2D">
          <w:rPr>
            <w:rFonts w:ascii="Calibri" w:hAnsi="Calibri"/>
            <w:noProof/>
            <w:szCs w:val="22"/>
            <w:lang w:val="en-US"/>
          </w:rPr>
          <w:tab/>
        </w:r>
        <w:r w:rsidRPr="001356E5">
          <w:rPr>
            <w:rStyle w:val="Hyperlink"/>
            <w:rFonts w:eastAsiaTheme="majorEastAsia"/>
            <w:noProof/>
          </w:rPr>
          <w:t>Measurement</w:t>
        </w:r>
        <w:r>
          <w:rPr>
            <w:noProof/>
            <w:webHidden/>
          </w:rPr>
          <w:tab/>
        </w:r>
        <w:r>
          <w:rPr>
            <w:noProof/>
            <w:webHidden/>
          </w:rPr>
          <w:fldChar w:fldCharType="begin"/>
        </w:r>
        <w:r>
          <w:rPr>
            <w:noProof/>
            <w:webHidden/>
          </w:rPr>
          <w:instrText xml:space="preserve"> PAGEREF _Toc499638909 \h </w:instrText>
        </w:r>
        <w:r>
          <w:rPr>
            <w:noProof/>
            <w:webHidden/>
          </w:rPr>
        </w:r>
      </w:ins>
      <w:r>
        <w:rPr>
          <w:noProof/>
          <w:webHidden/>
        </w:rPr>
        <w:fldChar w:fldCharType="separate"/>
      </w:r>
      <w:ins w:id="58" w:author="Jacob, Susan" w:date="2017-11-28T13:26:00Z">
        <w:r>
          <w:rPr>
            <w:noProof/>
            <w:webHidden/>
          </w:rPr>
          <w:t>12</w:t>
        </w:r>
        <w:r>
          <w:rPr>
            <w:noProof/>
            <w:webHidden/>
          </w:rPr>
          <w:fldChar w:fldCharType="end"/>
        </w:r>
        <w:r w:rsidRPr="001356E5">
          <w:rPr>
            <w:rStyle w:val="Hyperlink"/>
            <w:rFonts w:eastAsiaTheme="majorEastAsia"/>
            <w:noProof/>
          </w:rPr>
          <w:fldChar w:fldCharType="end"/>
        </w:r>
      </w:ins>
    </w:p>
    <w:p w14:paraId="6309A073" w14:textId="77777777" w:rsidR="00827926" w:rsidRPr="00AF0A2D" w:rsidRDefault="00827926" w:rsidP="00827926">
      <w:pPr>
        <w:pStyle w:val="TOC3"/>
        <w:tabs>
          <w:tab w:val="left" w:pos="1320"/>
          <w:tab w:val="right" w:leader="dot" w:pos="9307"/>
        </w:tabs>
        <w:rPr>
          <w:ins w:id="59" w:author="Jacob, Susan" w:date="2017-11-28T13:26:00Z"/>
          <w:rFonts w:ascii="Calibri" w:hAnsi="Calibri"/>
          <w:noProof/>
          <w:szCs w:val="22"/>
          <w:lang w:val="en-US"/>
        </w:rPr>
      </w:pPr>
      <w:ins w:id="60"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"_Toc499638910"</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4.1.12</w:t>
        </w:r>
        <w:r w:rsidRPr="00AF0A2D">
          <w:rPr>
            <w:rFonts w:ascii="Calibri" w:hAnsi="Calibri"/>
            <w:noProof/>
            <w:szCs w:val="22"/>
            <w:lang w:val="en-US"/>
          </w:rPr>
          <w:tab/>
        </w:r>
        <w:r w:rsidRPr="001356E5">
          <w:rPr>
            <w:rStyle w:val="Hyperlink"/>
            <w:rFonts w:eastAsiaTheme="majorEastAsia"/>
            <w:noProof/>
          </w:rPr>
          <w:t>Review</w:t>
        </w:r>
        <w:r>
          <w:rPr>
            <w:noProof/>
            <w:webHidden/>
          </w:rPr>
          <w:tab/>
        </w:r>
        <w:r>
          <w:rPr>
            <w:noProof/>
            <w:webHidden/>
          </w:rPr>
          <w:fldChar w:fldCharType="begin"/>
        </w:r>
        <w:r>
          <w:rPr>
            <w:noProof/>
            <w:webHidden/>
          </w:rPr>
          <w:instrText xml:space="preserve"> PAGEREF _Toc499638910 \h </w:instrText>
        </w:r>
        <w:r>
          <w:rPr>
            <w:noProof/>
            <w:webHidden/>
          </w:rPr>
        </w:r>
      </w:ins>
      <w:r>
        <w:rPr>
          <w:noProof/>
          <w:webHidden/>
        </w:rPr>
        <w:fldChar w:fldCharType="separate"/>
      </w:r>
      <w:ins w:id="61" w:author="Jacob, Susan" w:date="2017-11-28T13:26:00Z">
        <w:r>
          <w:rPr>
            <w:noProof/>
            <w:webHidden/>
          </w:rPr>
          <w:t>12</w:t>
        </w:r>
        <w:r>
          <w:rPr>
            <w:noProof/>
            <w:webHidden/>
          </w:rPr>
          <w:fldChar w:fldCharType="end"/>
        </w:r>
        <w:r w:rsidRPr="001356E5">
          <w:rPr>
            <w:rStyle w:val="Hyperlink"/>
            <w:rFonts w:eastAsiaTheme="majorEastAsia"/>
            <w:noProof/>
          </w:rPr>
          <w:fldChar w:fldCharType="end"/>
        </w:r>
      </w:ins>
    </w:p>
    <w:p w14:paraId="035D52D8" w14:textId="77777777" w:rsidR="00827926" w:rsidRPr="00AF0A2D" w:rsidRDefault="00827926" w:rsidP="00827926">
      <w:pPr>
        <w:pStyle w:val="TOC1"/>
        <w:rPr>
          <w:ins w:id="62" w:author="Jacob, Susan" w:date="2017-11-28T13:26:00Z"/>
          <w:rFonts w:ascii="Calibri" w:hAnsi="Calibri"/>
          <w:noProof/>
          <w:sz w:val="22"/>
          <w:szCs w:val="22"/>
          <w:lang w:val="en-US"/>
        </w:rPr>
      </w:pPr>
      <w:ins w:id="63"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"_Toc499638911"</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5</w:t>
        </w:r>
        <w:r w:rsidRPr="00AF0A2D">
          <w:rPr>
            <w:rFonts w:ascii="Calibri" w:hAnsi="Calibri"/>
            <w:noProof/>
            <w:sz w:val="22"/>
            <w:szCs w:val="22"/>
            <w:lang w:val="en-US"/>
          </w:rPr>
          <w:tab/>
        </w:r>
        <w:r w:rsidRPr="001356E5">
          <w:rPr>
            <w:rStyle w:val="Hyperlink"/>
            <w:rFonts w:eastAsiaTheme="majorEastAsia"/>
            <w:noProof/>
          </w:rPr>
          <w:t>Support Documentation</w:t>
        </w:r>
        <w:r>
          <w:rPr>
            <w:noProof/>
            <w:webHidden/>
          </w:rPr>
          <w:tab/>
        </w:r>
        <w:r>
          <w:rPr>
            <w:noProof/>
            <w:webHidden/>
          </w:rPr>
          <w:fldChar w:fldCharType="begin"/>
        </w:r>
        <w:r>
          <w:rPr>
            <w:noProof/>
            <w:webHidden/>
          </w:rPr>
          <w:instrText xml:space="preserve"> PAGEREF _Toc499638911 \h </w:instrText>
        </w:r>
        <w:r>
          <w:rPr>
            <w:noProof/>
            <w:webHidden/>
          </w:rPr>
        </w:r>
      </w:ins>
      <w:r>
        <w:rPr>
          <w:noProof/>
          <w:webHidden/>
        </w:rPr>
        <w:fldChar w:fldCharType="separate"/>
      </w:r>
      <w:ins w:id="64" w:author="Jacob, Susan" w:date="2017-11-28T13:26:00Z">
        <w:r>
          <w:rPr>
            <w:noProof/>
            <w:webHidden/>
          </w:rPr>
          <w:t>12</w:t>
        </w:r>
        <w:r>
          <w:rPr>
            <w:noProof/>
            <w:webHidden/>
          </w:rPr>
          <w:fldChar w:fldCharType="end"/>
        </w:r>
        <w:r w:rsidRPr="001356E5">
          <w:rPr>
            <w:rStyle w:val="Hyperlink"/>
            <w:rFonts w:eastAsiaTheme="majorEastAsia"/>
            <w:noProof/>
          </w:rPr>
          <w:fldChar w:fldCharType="end"/>
        </w:r>
      </w:ins>
    </w:p>
    <w:p w14:paraId="2E3FCDA2" w14:textId="77777777" w:rsidR="00827926" w:rsidRPr="00AF0A2D" w:rsidRDefault="00827926" w:rsidP="00827926">
      <w:pPr>
        <w:pStyle w:val="TOC2"/>
        <w:rPr>
          <w:ins w:id="65" w:author="Jacob, Susan" w:date="2017-11-28T13:26:00Z"/>
          <w:rFonts w:ascii="Calibri" w:hAnsi="Calibri"/>
          <w:noProof/>
          <w:szCs w:val="22"/>
          <w:lang w:val="en-US"/>
        </w:rPr>
      </w:pPr>
      <w:ins w:id="66"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"_Toc499638912"</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Global Procedures</w:t>
        </w:r>
        <w:r>
          <w:rPr>
            <w:noProof/>
            <w:webHidden/>
          </w:rPr>
          <w:tab/>
        </w:r>
        <w:r>
          <w:rPr>
            <w:noProof/>
            <w:webHidden/>
          </w:rPr>
          <w:fldChar w:fldCharType="begin"/>
        </w:r>
        <w:r>
          <w:rPr>
            <w:noProof/>
            <w:webHidden/>
          </w:rPr>
          <w:instrText xml:space="preserve"> PAGEREF _Toc499638912 \h </w:instrText>
        </w:r>
        <w:r>
          <w:rPr>
            <w:noProof/>
            <w:webHidden/>
          </w:rPr>
        </w:r>
      </w:ins>
      <w:r>
        <w:rPr>
          <w:noProof/>
          <w:webHidden/>
        </w:rPr>
        <w:fldChar w:fldCharType="separate"/>
      </w:r>
      <w:ins w:id="67" w:author="Jacob, Susan" w:date="2017-11-28T13:26:00Z">
        <w:r>
          <w:rPr>
            <w:noProof/>
            <w:webHidden/>
          </w:rPr>
          <w:t>12</w:t>
        </w:r>
        <w:r>
          <w:rPr>
            <w:noProof/>
            <w:webHidden/>
          </w:rPr>
          <w:fldChar w:fldCharType="end"/>
        </w:r>
        <w:r w:rsidRPr="001356E5">
          <w:rPr>
            <w:rStyle w:val="Hyperlink"/>
            <w:rFonts w:eastAsiaTheme="majorEastAsia"/>
            <w:noProof/>
          </w:rPr>
          <w:fldChar w:fldCharType="end"/>
        </w:r>
      </w:ins>
    </w:p>
    <w:p w14:paraId="60C09D49" w14:textId="77777777" w:rsidR="00827926" w:rsidRPr="00AF0A2D" w:rsidRDefault="00827926" w:rsidP="00827926">
      <w:pPr>
        <w:pStyle w:val="TOC2"/>
        <w:rPr>
          <w:ins w:id="68" w:author="Jacob, Susan" w:date="2017-11-28T13:26:00Z"/>
          <w:rFonts w:ascii="Calibri" w:hAnsi="Calibri"/>
          <w:noProof/>
          <w:szCs w:val="22"/>
          <w:lang w:val="en-US"/>
        </w:rPr>
      </w:pPr>
      <w:ins w:id="69"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"_Toc499638913"</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Local Eastbourne Procedures</w:t>
        </w:r>
        <w:r>
          <w:rPr>
            <w:noProof/>
            <w:webHidden/>
          </w:rPr>
          <w:tab/>
        </w:r>
        <w:r>
          <w:rPr>
            <w:noProof/>
            <w:webHidden/>
          </w:rPr>
          <w:fldChar w:fldCharType="begin"/>
        </w:r>
        <w:r>
          <w:rPr>
            <w:noProof/>
            <w:webHidden/>
          </w:rPr>
          <w:instrText xml:space="preserve"> PAGEREF _Toc499638913 \h </w:instrText>
        </w:r>
        <w:r>
          <w:rPr>
            <w:noProof/>
            <w:webHidden/>
          </w:rPr>
        </w:r>
      </w:ins>
      <w:r>
        <w:rPr>
          <w:noProof/>
          <w:webHidden/>
        </w:rPr>
        <w:fldChar w:fldCharType="separate"/>
      </w:r>
      <w:ins w:id="70" w:author="Jacob, Susan" w:date="2017-11-28T13:26:00Z">
        <w:r>
          <w:rPr>
            <w:noProof/>
            <w:webHidden/>
          </w:rPr>
          <w:t>13</w:t>
        </w:r>
        <w:r>
          <w:rPr>
            <w:noProof/>
            <w:webHidden/>
          </w:rPr>
          <w:fldChar w:fldCharType="end"/>
        </w:r>
        <w:r w:rsidRPr="001356E5">
          <w:rPr>
            <w:rStyle w:val="Hyperlink"/>
            <w:rFonts w:eastAsiaTheme="majorEastAsia"/>
            <w:noProof/>
          </w:rPr>
          <w:fldChar w:fldCharType="end"/>
        </w:r>
      </w:ins>
    </w:p>
    <w:p w14:paraId="585EE6C4" w14:textId="77777777" w:rsidR="00827926" w:rsidRPr="00AF0A2D" w:rsidRDefault="00827926" w:rsidP="00827926">
      <w:pPr>
        <w:pStyle w:val="TOC2"/>
        <w:rPr>
          <w:ins w:id="71" w:author="Jacob, Susan" w:date="2017-11-28T13:26:00Z"/>
          <w:rFonts w:ascii="Calibri" w:hAnsi="Calibri"/>
          <w:noProof/>
          <w:szCs w:val="22"/>
          <w:lang w:val="en-US"/>
        </w:rPr>
      </w:pPr>
      <w:ins w:id="72"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"_Toc499638914"</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Non-Edwards Documents</w:t>
        </w:r>
        <w:r>
          <w:rPr>
            <w:noProof/>
            <w:webHidden/>
          </w:rPr>
          <w:tab/>
        </w:r>
        <w:r>
          <w:rPr>
            <w:noProof/>
            <w:webHidden/>
          </w:rPr>
          <w:fldChar w:fldCharType="begin"/>
        </w:r>
        <w:r>
          <w:rPr>
            <w:noProof/>
            <w:webHidden/>
          </w:rPr>
          <w:instrText xml:space="preserve"> PAGEREF _Toc499638914 \h </w:instrText>
        </w:r>
        <w:r>
          <w:rPr>
            <w:noProof/>
            <w:webHidden/>
          </w:rPr>
        </w:r>
      </w:ins>
      <w:r>
        <w:rPr>
          <w:noProof/>
          <w:webHidden/>
        </w:rPr>
        <w:fldChar w:fldCharType="separate"/>
      </w:r>
      <w:ins w:id="73" w:author="Jacob, Susan" w:date="2017-11-28T13:26:00Z">
        <w:r>
          <w:rPr>
            <w:noProof/>
            <w:webHidden/>
          </w:rPr>
          <w:t>13</w:t>
        </w:r>
        <w:r>
          <w:rPr>
            <w:noProof/>
            <w:webHidden/>
          </w:rPr>
          <w:fldChar w:fldCharType="end"/>
        </w:r>
        <w:r w:rsidRPr="001356E5">
          <w:rPr>
            <w:rStyle w:val="Hyperlink"/>
            <w:rFonts w:eastAsiaTheme="majorEastAsia"/>
            <w:noProof/>
          </w:rPr>
          <w:fldChar w:fldCharType="end"/>
        </w:r>
      </w:ins>
    </w:p>
    <w:p w14:paraId="4BC7C099" w14:textId="77777777" w:rsidR="00827926" w:rsidRPr="00AF0A2D" w:rsidRDefault="00827926" w:rsidP="00827926">
      <w:pPr>
        <w:pStyle w:val="TOC2"/>
        <w:rPr>
          <w:ins w:id="74" w:author="Jacob, Susan" w:date="2017-11-28T13:26:00Z"/>
          <w:rFonts w:ascii="Calibri" w:hAnsi="Calibri"/>
          <w:noProof/>
          <w:szCs w:val="22"/>
          <w:lang w:val="en-US"/>
        </w:rPr>
      </w:pPr>
      <w:ins w:id="75"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"_Toc499638915"</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Document Templates</w:t>
        </w:r>
        <w:r>
          <w:rPr>
            <w:noProof/>
            <w:webHidden/>
          </w:rPr>
          <w:tab/>
        </w:r>
        <w:r>
          <w:rPr>
            <w:noProof/>
            <w:webHidden/>
          </w:rPr>
          <w:fldChar w:fldCharType="begin"/>
        </w:r>
        <w:r>
          <w:rPr>
            <w:noProof/>
            <w:webHidden/>
          </w:rPr>
          <w:instrText xml:space="preserve"> PAGEREF _Toc499638915 \h </w:instrText>
        </w:r>
        <w:r>
          <w:rPr>
            <w:noProof/>
            <w:webHidden/>
          </w:rPr>
        </w:r>
      </w:ins>
      <w:r>
        <w:rPr>
          <w:noProof/>
          <w:webHidden/>
        </w:rPr>
        <w:fldChar w:fldCharType="separate"/>
      </w:r>
      <w:ins w:id="76" w:author="Jacob, Susan" w:date="2017-11-28T13:26:00Z">
        <w:r>
          <w:rPr>
            <w:noProof/>
            <w:webHidden/>
          </w:rPr>
          <w:t>13</w:t>
        </w:r>
        <w:r>
          <w:rPr>
            <w:noProof/>
            <w:webHidden/>
          </w:rPr>
          <w:fldChar w:fldCharType="end"/>
        </w:r>
        <w:r w:rsidRPr="001356E5">
          <w:rPr>
            <w:rStyle w:val="Hyperlink"/>
            <w:rFonts w:eastAsiaTheme="majorEastAsia"/>
            <w:noProof/>
          </w:rPr>
          <w:fldChar w:fldCharType="end"/>
        </w:r>
      </w:ins>
    </w:p>
    <w:p w14:paraId="49348DCA" w14:textId="77777777" w:rsidR="00827926" w:rsidRPr="00AF0A2D" w:rsidRDefault="00827926" w:rsidP="00827926">
      <w:pPr>
        <w:pStyle w:val="TOC2"/>
        <w:rPr>
          <w:ins w:id="77" w:author="Jacob, Susan" w:date="2017-11-28T13:26:00Z"/>
          <w:rFonts w:ascii="Calibri" w:hAnsi="Calibri"/>
          <w:noProof/>
          <w:szCs w:val="22"/>
          <w:lang w:val="en-US"/>
        </w:rPr>
      </w:pPr>
      <w:ins w:id="78"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"_Toc499638916"</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Form Templates</w:t>
        </w:r>
        <w:r>
          <w:rPr>
            <w:noProof/>
            <w:webHidden/>
          </w:rPr>
          <w:tab/>
        </w:r>
        <w:r>
          <w:rPr>
            <w:noProof/>
            <w:webHidden/>
          </w:rPr>
          <w:fldChar w:fldCharType="begin"/>
        </w:r>
        <w:r>
          <w:rPr>
            <w:noProof/>
            <w:webHidden/>
          </w:rPr>
          <w:instrText xml:space="preserve"> PAGEREF _Toc499638916 \h </w:instrText>
        </w:r>
        <w:r>
          <w:rPr>
            <w:noProof/>
            <w:webHidden/>
          </w:rPr>
        </w:r>
      </w:ins>
      <w:r>
        <w:rPr>
          <w:noProof/>
          <w:webHidden/>
        </w:rPr>
        <w:fldChar w:fldCharType="separate"/>
      </w:r>
      <w:ins w:id="79" w:author="Jacob, Susan" w:date="2017-11-28T13:26:00Z">
        <w:r>
          <w:rPr>
            <w:noProof/>
            <w:webHidden/>
          </w:rPr>
          <w:t>14</w:t>
        </w:r>
        <w:r>
          <w:rPr>
            <w:noProof/>
            <w:webHidden/>
          </w:rPr>
          <w:fldChar w:fldCharType="end"/>
        </w:r>
        <w:r w:rsidRPr="001356E5">
          <w:rPr>
            <w:rStyle w:val="Hyperlink"/>
            <w:rFonts w:eastAsiaTheme="majorEastAsia"/>
            <w:noProof/>
          </w:rPr>
          <w:fldChar w:fldCharType="end"/>
        </w:r>
      </w:ins>
    </w:p>
    <w:p w14:paraId="003060EB" w14:textId="77777777" w:rsidR="00827926" w:rsidRPr="00AF0A2D" w:rsidRDefault="00827926" w:rsidP="00827926">
      <w:pPr>
        <w:pStyle w:val="TOC1"/>
        <w:rPr>
          <w:ins w:id="80" w:author="Jacob, Susan" w:date="2017-11-28T13:26:00Z"/>
          <w:rFonts w:ascii="Calibri" w:hAnsi="Calibri"/>
          <w:noProof/>
          <w:sz w:val="22"/>
          <w:szCs w:val="22"/>
          <w:lang w:val="en-US"/>
        </w:rPr>
      </w:pPr>
      <w:ins w:id="81"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"_Toc499638917"</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6</w:t>
        </w:r>
        <w:r w:rsidRPr="00AF0A2D">
          <w:rPr>
            <w:rFonts w:ascii="Calibri" w:hAnsi="Calibri"/>
            <w:noProof/>
            <w:sz w:val="22"/>
            <w:szCs w:val="22"/>
            <w:lang w:val="en-US"/>
          </w:rPr>
          <w:tab/>
        </w:r>
        <w:r w:rsidRPr="001356E5">
          <w:rPr>
            <w:rStyle w:val="Hyperlink"/>
            <w:rFonts w:eastAsiaTheme="majorEastAsia"/>
            <w:noProof/>
          </w:rPr>
          <w:t>Change \ Review History</w:t>
        </w:r>
        <w:r>
          <w:rPr>
            <w:noProof/>
            <w:webHidden/>
          </w:rPr>
          <w:tab/>
        </w:r>
        <w:r>
          <w:rPr>
            <w:noProof/>
            <w:webHidden/>
          </w:rPr>
          <w:fldChar w:fldCharType="begin"/>
        </w:r>
        <w:r>
          <w:rPr>
            <w:noProof/>
            <w:webHidden/>
          </w:rPr>
          <w:instrText xml:space="preserve"> PAGEREF _Toc499638917 \h </w:instrText>
        </w:r>
        <w:r>
          <w:rPr>
            <w:noProof/>
            <w:webHidden/>
          </w:rPr>
        </w:r>
      </w:ins>
      <w:r>
        <w:rPr>
          <w:noProof/>
          <w:webHidden/>
        </w:rPr>
        <w:fldChar w:fldCharType="separate"/>
      </w:r>
      <w:ins w:id="82" w:author="Jacob, Susan" w:date="2017-11-28T13:26:00Z">
        <w:r>
          <w:rPr>
            <w:noProof/>
            <w:webHidden/>
          </w:rPr>
          <w:t>14</w:t>
        </w:r>
        <w:r>
          <w:rPr>
            <w:noProof/>
            <w:webHidden/>
          </w:rPr>
          <w:fldChar w:fldCharType="end"/>
        </w:r>
        <w:r w:rsidRPr="001356E5">
          <w:rPr>
            <w:rStyle w:val="Hyperlink"/>
            <w:rFonts w:eastAsiaTheme="majorEastAsia"/>
            <w:noProof/>
          </w:rPr>
          <w:fldChar w:fldCharType="end"/>
        </w:r>
      </w:ins>
    </w:p>
    <w:p w14:paraId="5B02C560" w14:textId="77777777" w:rsidR="00827926" w:rsidRPr="00AF0A2D" w:rsidRDefault="00827926" w:rsidP="00827926">
      <w:pPr>
        <w:pStyle w:val="TOC1"/>
        <w:rPr>
          <w:ins w:id="83" w:author="Jacob, Susan" w:date="2017-11-28T13:26:00Z"/>
          <w:rFonts w:ascii="Calibri" w:hAnsi="Calibri"/>
          <w:noProof/>
          <w:sz w:val="22"/>
          <w:szCs w:val="22"/>
          <w:lang w:val="en-US"/>
        </w:rPr>
      </w:pPr>
      <w:ins w:id="84"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"_Toc499638918"</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7</w:t>
        </w:r>
        <w:r w:rsidRPr="00AF0A2D">
          <w:rPr>
            <w:rFonts w:ascii="Calibri" w:hAnsi="Calibri"/>
            <w:noProof/>
            <w:sz w:val="22"/>
            <w:szCs w:val="22"/>
            <w:lang w:val="en-US"/>
          </w:rPr>
          <w:tab/>
        </w:r>
        <w:r w:rsidRPr="001356E5">
          <w:rPr>
            <w:rStyle w:val="Hyperlink"/>
            <w:rFonts w:eastAsiaTheme="majorEastAsia"/>
            <w:noProof/>
          </w:rPr>
          <w:t>Record Retention</w:t>
        </w:r>
        <w:r>
          <w:rPr>
            <w:noProof/>
            <w:webHidden/>
          </w:rPr>
          <w:tab/>
        </w:r>
        <w:r>
          <w:rPr>
            <w:noProof/>
            <w:webHidden/>
          </w:rPr>
          <w:fldChar w:fldCharType="begin"/>
        </w:r>
        <w:r>
          <w:rPr>
            <w:noProof/>
            <w:webHidden/>
          </w:rPr>
          <w:instrText xml:space="preserve"> PAGEREF _Toc499638918 \h </w:instrText>
        </w:r>
        <w:r>
          <w:rPr>
            <w:noProof/>
            <w:webHidden/>
          </w:rPr>
        </w:r>
      </w:ins>
      <w:r>
        <w:rPr>
          <w:noProof/>
          <w:webHidden/>
        </w:rPr>
        <w:fldChar w:fldCharType="separate"/>
      </w:r>
      <w:ins w:id="85" w:author="Jacob, Susan" w:date="2017-11-28T13:26:00Z">
        <w:r>
          <w:rPr>
            <w:noProof/>
            <w:webHidden/>
          </w:rPr>
          <w:t>15</w:t>
        </w:r>
        <w:r>
          <w:rPr>
            <w:noProof/>
            <w:webHidden/>
          </w:rPr>
          <w:fldChar w:fldCharType="end"/>
        </w:r>
        <w:r w:rsidRPr="001356E5">
          <w:rPr>
            <w:rStyle w:val="Hyperlink"/>
            <w:rFonts w:eastAsiaTheme="majorEastAsia"/>
            <w:noProof/>
          </w:rPr>
          <w:fldChar w:fldCharType="end"/>
        </w:r>
      </w:ins>
    </w:p>
    <w:p w14:paraId="145AE1F3" w14:textId="77777777" w:rsidR="00827926" w:rsidDel="00B66F52" w:rsidRDefault="00827926" w:rsidP="00827926">
      <w:pPr>
        <w:pStyle w:val="TOC1"/>
        <w:rPr>
          <w:del w:id="86" w:author="Jacob, Susan" w:date="2017-11-28T13:26:00Z"/>
          <w:rFonts w:ascii="Times New Roman" w:eastAsia="MS Mincho" w:hAnsi="Times New Roman"/>
          <w:noProof/>
          <w:sz w:val="24"/>
          <w:lang w:val="en-US" w:eastAsia="ja-JP"/>
        </w:rPr>
      </w:pPr>
      <w:del w:id="87" w:author="Jacob, Susan" w:date="2017-11-28T13:26:00Z">
        <w:r w:rsidRPr="00B66F52" w:rsidDel="00B66F52">
          <w:rPr>
            <w:rStyle w:val="Hyperlink"/>
            <w:rFonts w:eastAsiaTheme="majorEastAsia"/>
            <w:noProof/>
          </w:rPr>
          <w:delText>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Objectives &amp; Scope</w:delText>
        </w:r>
        <w:r w:rsidDel="00B66F52">
          <w:rPr>
            <w:noProof/>
            <w:webHidden/>
          </w:rPr>
          <w:tab/>
          <w:delText>2</w:delText>
        </w:r>
      </w:del>
    </w:p>
    <w:p w14:paraId="7D9AE29E" w14:textId="77777777" w:rsidR="00827926" w:rsidDel="00B66F52" w:rsidRDefault="00827926" w:rsidP="00827926">
      <w:pPr>
        <w:pStyle w:val="TOC2"/>
        <w:rPr>
          <w:del w:id="88" w:author="Jacob, Susan" w:date="2017-11-28T13:26:00Z"/>
          <w:rFonts w:ascii="Times New Roman" w:eastAsia="MS Mincho" w:hAnsi="Times New Roman"/>
          <w:noProof/>
          <w:sz w:val="24"/>
          <w:lang w:val="en-US" w:eastAsia="ja-JP"/>
        </w:rPr>
      </w:pPr>
      <w:del w:id="89" w:author="Jacob, Susan" w:date="2017-11-28T13:26:00Z">
        <w:r w:rsidRPr="00B66F52" w:rsidDel="00B66F52">
          <w:rPr>
            <w:rStyle w:val="Hyperlink"/>
            <w:rFonts w:eastAsiaTheme="majorEastAsia"/>
            <w:noProof/>
          </w:rPr>
          <w:delText>1.1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Overview</w:delText>
        </w:r>
        <w:r w:rsidDel="00B66F52">
          <w:rPr>
            <w:noProof/>
            <w:webHidden/>
          </w:rPr>
          <w:tab/>
          <w:delText>2</w:delText>
        </w:r>
      </w:del>
    </w:p>
    <w:p w14:paraId="39F4C235" w14:textId="77777777" w:rsidR="00827926" w:rsidDel="00B66F52" w:rsidRDefault="00827926" w:rsidP="00827926">
      <w:pPr>
        <w:pStyle w:val="TOC2"/>
        <w:rPr>
          <w:del w:id="90" w:author="Jacob, Susan" w:date="2017-11-28T13:26:00Z"/>
          <w:rFonts w:ascii="Times New Roman" w:eastAsia="MS Mincho" w:hAnsi="Times New Roman"/>
          <w:noProof/>
          <w:sz w:val="24"/>
          <w:lang w:val="en-US" w:eastAsia="ja-JP"/>
        </w:rPr>
      </w:pPr>
      <w:del w:id="91" w:author="Jacob, Susan" w:date="2017-11-28T13:26:00Z">
        <w:r w:rsidRPr="00B66F52" w:rsidDel="00B66F52">
          <w:rPr>
            <w:rStyle w:val="Hyperlink"/>
            <w:rFonts w:eastAsiaTheme="majorEastAsia"/>
            <w:noProof/>
          </w:rPr>
          <w:delText>1.1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Scope</w:delText>
        </w:r>
        <w:r w:rsidDel="00B66F52">
          <w:rPr>
            <w:noProof/>
            <w:webHidden/>
          </w:rPr>
          <w:tab/>
          <w:delText>2</w:delText>
        </w:r>
      </w:del>
    </w:p>
    <w:p w14:paraId="7DCB3A00" w14:textId="77777777" w:rsidR="00827926" w:rsidDel="00B66F52" w:rsidRDefault="00827926" w:rsidP="00827926">
      <w:pPr>
        <w:pStyle w:val="TOC1"/>
        <w:rPr>
          <w:del w:id="92" w:author="Jacob, Susan" w:date="2017-11-28T13:26:00Z"/>
          <w:rFonts w:ascii="Times New Roman" w:eastAsia="MS Mincho" w:hAnsi="Times New Roman"/>
          <w:noProof/>
          <w:sz w:val="24"/>
          <w:lang w:val="en-US" w:eastAsia="ja-JP"/>
        </w:rPr>
      </w:pPr>
      <w:del w:id="93" w:author="Jacob, Susan" w:date="2017-11-28T13:26:00Z">
        <w:r w:rsidRPr="00B66F52" w:rsidDel="00B66F52">
          <w:rPr>
            <w:rStyle w:val="Hyperlink"/>
            <w:rFonts w:eastAsiaTheme="majorEastAsia"/>
            <w:noProof/>
          </w:rPr>
          <w:delText>2</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Definitions</w:delText>
        </w:r>
        <w:r w:rsidDel="00B66F52">
          <w:rPr>
            <w:noProof/>
            <w:webHidden/>
          </w:rPr>
          <w:tab/>
          <w:delText>2</w:delText>
        </w:r>
      </w:del>
    </w:p>
    <w:p w14:paraId="787D0E87" w14:textId="77777777" w:rsidR="00827926" w:rsidDel="00B66F52" w:rsidRDefault="00827926" w:rsidP="00827926">
      <w:pPr>
        <w:pStyle w:val="TOC1"/>
        <w:rPr>
          <w:del w:id="94" w:author="Jacob, Susan" w:date="2017-11-28T13:26:00Z"/>
          <w:rFonts w:ascii="Times New Roman" w:eastAsia="MS Mincho" w:hAnsi="Times New Roman"/>
          <w:noProof/>
          <w:sz w:val="24"/>
          <w:lang w:val="en-US" w:eastAsia="ja-JP"/>
        </w:rPr>
      </w:pPr>
      <w:del w:id="95" w:author="Jacob, Susan" w:date="2017-11-28T13:26:00Z">
        <w:r w:rsidRPr="00B66F52" w:rsidDel="00B66F52">
          <w:rPr>
            <w:rStyle w:val="Hyperlink"/>
            <w:rFonts w:eastAsiaTheme="majorEastAsia"/>
            <w:noProof/>
          </w:rPr>
          <w:delText>3</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Responsibilities</w:delText>
        </w:r>
        <w:r w:rsidDel="00B66F52">
          <w:rPr>
            <w:noProof/>
            <w:webHidden/>
          </w:rPr>
          <w:tab/>
          <w:delText>2</w:delText>
        </w:r>
      </w:del>
    </w:p>
    <w:p w14:paraId="70A34D0C" w14:textId="77777777" w:rsidR="00827926" w:rsidDel="00B66F52" w:rsidRDefault="00827926" w:rsidP="00827926">
      <w:pPr>
        <w:pStyle w:val="TOC1"/>
        <w:rPr>
          <w:del w:id="96" w:author="Jacob, Susan" w:date="2017-11-28T13:26:00Z"/>
          <w:rFonts w:ascii="Times New Roman" w:eastAsia="MS Mincho" w:hAnsi="Times New Roman"/>
          <w:noProof/>
          <w:sz w:val="24"/>
          <w:lang w:val="en-US" w:eastAsia="ja-JP"/>
        </w:rPr>
      </w:pPr>
      <w:del w:id="97" w:author="Jacob, Susan" w:date="2017-11-28T13:26:00Z">
        <w:r w:rsidRPr="00B66F52" w:rsidDel="00B66F52">
          <w:rPr>
            <w:rStyle w:val="Hyperlink"/>
            <w:rFonts w:eastAsiaTheme="majorEastAsia"/>
            <w:noProof/>
          </w:rPr>
          <w:delText>4</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Process</w:delText>
        </w:r>
        <w:r w:rsidDel="00B66F52">
          <w:rPr>
            <w:noProof/>
            <w:webHidden/>
          </w:rPr>
          <w:tab/>
          <w:delText>3</w:delText>
        </w:r>
      </w:del>
    </w:p>
    <w:p w14:paraId="43CFB6E0" w14:textId="77777777" w:rsidR="00827926" w:rsidDel="00B66F52" w:rsidRDefault="00827926" w:rsidP="00827926">
      <w:pPr>
        <w:pStyle w:val="TOC2"/>
        <w:rPr>
          <w:del w:id="98" w:author="Jacob, Susan" w:date="2017-11-28T13:26:00Z"/>
          <w:rFonts w:ascii="Times New Roman" w:eastAsia="MS Mincho" w:hAnsi="Times New Roman"/>
          <w:noProof/>
          <w:sz w:val="24"/>
          <w:lang w:val="en-US" w:eastAsia="ja-JP"/>
        </w:rPr>
      </w:pPr>
      <w:del w:id="99" w:author="Jacob, Susan" w:date="2017-11-28T13:26:00Z">
        <w:r w:rsidRPr="00B66F52" w:rsidDel="00B66F52">
          <w:rPr>
            <w:rStyle w:val="Hyperlink"/>
            <w:rFonts w:eastAsiaTheme="majorEastAsia"/>
            <w:noProof/>
          </w:rPr>
          <w:delText>4.1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Process Description</w:delText>
        </w:r>
        <w:r w:rsidDel="00B66F52">
          <w:rPr>
            <w:noProof/>
            <w:webHidden/>
          </w:rPr>
          <w:tab/>
          <w:delText>3</w:delText>
        </w:r>
      </w:del>
    </w:p>
    <w:p w14:paraId="12A79069" w14:textId="77777777" w:rsidR="00827926" w:rsidDel="00B66F52" w:rsidRDefault="00827926" w:rsidP="00827926">
      <w:pPr>
        <w:pStyle w:val="TOC3"/>
        <w:tabs>
          <w:tab w:val="left" w:pos="1200"/>
          <w:tab w:val="right" w:leader="dot" w:pos="9307"/>
        </w:tabs>
        <w:rPr>
          <w:del w:id="100" w:author="Jacob, Susan" w:date="2017-11-28T13:26:00Z"/>
          <w:rFonts w:ascii="Times New Roman" w:eastAsia="MS Mincho" w:hAnsi="Times New Roman"/>
          <w:noProof/>
          <w:sz w:val="24"/>
          <w:lang w:val="en-US" w:eastAsia="ja-JP"/>
        </w:rPr>
      </w:pPr>
      <w:del w:id="101" w:author="Jacob, Susan" w:date="2017-11-28T13:26:00Z">
        <w:r w:rsidRPr="00B66F52" w:rsidDel="00B66F52">
          <w:rPr>
            <w:rStyle w:val="Hyperlink"/>
            <w:rFonts w:eastAsiaTheme="majorEastAsia"/>
            <w:noProof/>
          </w:rPr>
          <w:delText>4.1.1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Definition</w:delText>
        </w:r>
        <w:r w:rsidDel="00B66F52">
          <w:rPr>
            <w:noProof/>
            <w:webHidden/>
          </w:rPr>
          <w:tab/>
          <w:delText>4</w:delText>
        </w:r>
      </w:del>
    </w:p>
    <w:p w14:paraId="415BC83D" w14:textId="77777777" w:rsidR="00827926" w:rsidDel="00B66F52" w:rsidRDefault="00827926" w:rsidP="00827926">
      <w:pPr>
        <w:pStyle w:val="TOC3"/>
        <w:tabs>
          <w:tab w:val="left" w:pos="1200"/>
          <w:tab w:val="right" w:leader="dot" w:pos="9307"/>
        </w:tabs>
        <w:rPr>
          <w:del w:id="102" w:author="Jacob, Susan" w:date="2017-11-28T13:26:00Z"/>
          <w:rFonts w:ascii="Times New Roman" w:eastAsia="MS Mincho" w:hAnsi="Times New Roman"/>
          <w:noProof/>
          <w:sz w:val="24"/>
          <w:lang w:val="en-US" w:eastAsia="ja-JP"/>
        </w:rPr>
      </w:pPr>
      <w:del w:id="103" w:author="Jacob, Susan" w:date="2017-11-28T13:26:00Z">
        <w:r w:rsidRPr="00B66F52" w:rsidDel="00B66F52">
          <w:rPr>
            <w:rStyle w:val="Hyperlink"/>
            <w:rFonts w:eastAsiaTheme="majorEastAsia"/>
            <w:noProof/>
          </w:rPr>
          <w:delText>4.1.2</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Requirements Capture and Analysis</w:delText>
        </w:r>
        <w:r w:rsidDel="00B66F52">
          <w:rPr>
            <w:noProof/>
            <w:webHidden/>
          </w:rPr>
          <w:tab/>
          <w:delText>4</w:delText>
        </w:r>
      </w:del>
    </w:p>
    <w:p w14:paraId="791D998F" w14:textId="77777777" w:rsidR="00827926" w:rsidDel="00B66F52" w:rsidRDefault="00827926" w:rsidP="00827926">
      <w:pPr>
        <w:pStyle w:val="TOC3"/>
        <w:tabs>
          <w:tab w:val="left" w:pos="1200"/>
          <w:tab w:val="right" w:leader="dot" w:pos="9307"/>
        </w:tabs>
        <w:rPr>
          <w:del w:id="104" w:author="Jacob, Susan" w:date="2017-11-28T13:26:00Z"/>
          <w:rFonts w:ascii="Times New Roman" w:eastAsia="MS Mincho" w:hAnsi="Times New Roman"/>
          <w:noProof/>
          <w:sz w:val="24"/>
          <w:lang w:val="en-US" w:eastAsia="ja-JP"/>
        </w:rPr>
      </w:pPr>
      <w:del w:id="105" w:author="Jacob, Susan" w:date="2017-11-28T13:26:00Z">
        <w:r w:rsidRPr="00B66F52" w:rsidDel="00B66F52">
          <w:rPr>
            <w:rStyle w:val="Hyperlink"/>
            <w:rFonts w:eastAsiaTheme="majorEastAsia"/>
            <w:noProof/>
          </w:rPr>
          <w:delText>4.1.3</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Design</w:delText>
        </w:r>
        <w:r w:rsidDel="00B66F52">
          <w:rPr>
            <w:noProof/>
            <w:webHidden/>
          </w:rPr>
          <w:tab/>
          <w:delText>4</w:delText>
        </w:r>
      </w:del>
    </w:p>
    <w:p w14:paraId="7F98F523" w14:textId="77777777" w:rsidR="00827926" w:rsidDel="00B66F52" w:rsidRDefault="00827926" w:rsidP="00827926">
      <w:pPr>
        <w:pStyle w:val="TOC3"/>
        <w:tabs>
          <w:tab w:val="left" w:pos="1200"/>
          <w:tab w:val="right" w:leader="dot" w:pos="9307"/>
        </w:tabs>
        <w:rPr>
          <w:del w:id="106" w:author="Jacob, Susan" w:date="2017-11-28T13:26:00Z"/>
          <w:rFonts w:ascii="Times New Roman" w:eastAsia="MS Mincho" w:hAnsi="Times New Roman"/>
          <w:noProof/>
          <w:sz w:val="24"/>
          <w:lang w:val="en-US" w:eastAsia="ja-JP"/>
        </w:rPr>
      </w:pPr>
      <w:del w:id="107" w:author="Jacob, Susan" w:date="2017-11-28T13:26:00Z">
        <w:r w:rsidRPr="00B66F52" w:rsidDel="00B66F52">
          <w:rPr>
            <w:rStyle w:val="Hyperlink"/>
            <w:rFonts w:eastAsiaTheme="majorEastAsia"/>
            <w:noProof/>
          </w:rPr>
          <w:delText>4.1.4</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Implementation</w:delText>
        </w:r>
        <w:r w:rsidDel="00B66F52">
          <w:rPr>
            <w:noProof/>
            <w:webHidden/>
          </w:rPr>
          <w:tab/>
          <w:delText>5</w:delText>
        </w:r>
      </w:del>
    </w:p>
    <w:p w14:paraId="2A013907" w14:textId="77777777" w:rsidR="00827926" w:rsidDel="00B66F52" w:rsidRDefault="00827926" w:rsidP="00827926">
      <w:pPr>
        <w:pStyle w:val="TOC3"/>
        <w:tabs>
          <w:tab w:val="left" w:pos="1200"/>
          <w:tab w:val="right" w:leader="dot" w:pos="9307"/>
        </w:tabs>
        <w:rPr>
          <w:del w:id="108" w:author="Jacob, Susan" w:date="2017-11-28T13:26:00Z"/>
          <w:rFonts w:ascii="Times New Roman" w:eastAsia="MS Mincho" w:hAnsi="Times New Roman"/>
          <w:noProof/>
          <w:sz w:val="24"/>
          <w:lang w:val="en-US" w:eastAsia="ja-JP"/>
        </w:rPr>
      </w:pPr>
      <w:del w:id="109" w:author="Jacob, Susan" w:date="2017-11-28T13:26:00Z">
        <w:r w:rsidRPr="00B66F52" w:rsidDel="00B66F52">
          <w:rPr>
            <w:rStyle w:val="Hyperlink"/>
            <w:rFonts w:eastAsiaTheme="majorEastAsia"/>
            <w:noProof/>
          </w:rPr>
          <w:delText>4.1.5</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Verification &amp; Testing</w:delText>
        </w:r>
        <w:r w:rsidDel="00B66F52">
          <w:rPr>
            <w:noProof/>
            <w:webHidden/>
          </w:rPr>
          <w:tab/>
          <w:delText>5</w:delText>
        </w:r>
      </w:del>
    </w:p>
    <w:p w14:paraId="0BF57805" w14:textId="77777777" w:rsidR="00827926" w:rsidDel="00B66F52" w:rsidRDefault="00827926" w:rsidP="00827926">
      <w:pPr>
        <w:pStyle w:val="TOC3"/>
        <w:tabs>
          <w:tab w:val="left" w:pos="1200"/>
          <w:tab w:val="right" w:leader="dot" w:pos="9307"/>
        </w:tabs>
        <w:rPr>
          <w:del w:id="110" w:author="Jacob, Susan" w:date="2017-11-28T13:26:00Z"/>
          <w:rFonts w:ascii="Times New Roman" w:eastAsia="MS Mincho" w:hAnsi="Times New Roman"/>
          <w:noProof/>
          <w:sz w:val="24"/>
          <w:lang w:val="en-US" w:eastAsia="ja-JP"/>
        </w:rPr>
      </w:pPr>
      <w:del w:id="111" w:author="Jacob, Susan" w:date="2017-11-28T13:26:00Z">
        <w:r w:rsidRPr="00B66F52" w:rsidDel="00B66F52">
          <w:rPr>
            <w:rStyle w:val="Hyperlink"/>
            <w:rFonts w:eastAsiaTheme="majorEastAsia"/>
            <w:noProof/>
          </w:rPr>
          <w:delText>4.1.6</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Deployment</w:delText>
        </w:r>
        <w:r w:rsidDel="00B66F52">
          <w:rPr>
            <w:noProof/>
            <w:webHidden/>
          </w:rPr>
          <w:tab/>
          <w:delText>6</w:delText>
        </w:r>
      </w:del>
    </w:p>
    <w:p w14:paraId="630A0D50" w14:textId="77777777" w:rsidR="00827926" w:rsidDel="00B66F52" w:rsidRDefault="00827926" w:rsidP="00827926">
      <w:pPr>
        <w:pStyle w:val="TOC3"/>
        <w:tabs>
          <w:tab w:val="left" w:pos="1200"/>
          <w:tab w:val="right" w:leader="dot" w:pos="9307"/>
        </w:tabs>
        <w:rPr>
          <w:del w:id="112" w:author="Jacob, Susan" w:date="2017-11-28T13:26:00Z"/>
          <w:rFonts w:ascii="Times New Roman" w:eastAsia="MS Mincho" w:hAnsi="Times New Roman"/>
          <w:noProof/>
          <w:sz w:val="24"/>
          <w:lang w:val="en-US" w:eastAsia="ja-JP"/>
        </w:rPr>
      </w:pPr>
      <w:del w:id="113" w:author="Jacob, Susan" w:date="2017-11-28T13:26:00Z">
        <w:r w:rsidRPr="00B66F52" w:rsidDel="00B66F52">
          <w:rPr>
            <w:rStyle w:val="Hyperlink"/>
            <w:rFonts w:eastAsiaTheme="majorEastAsia"/>
            <w:noProof/>
          </w:rPr>
          <w:delText>4.1.7</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Evaluation</w:delText>
        </w:r>
        <w:r w:rsidDel="00B66F52">
          <w:rPr>
            <w:noProof/>
            <w:webHidden/>
          </w:rPr>
          <w:tab/>
          <w:delText>8</w:delText>
        </w:r>
      </w:del>
    </w:p>
    <w:p w14:paraId="13ADAA6E" w14:textId="77777777" w:rsidR="00827926" w:rsidDel="00B66F52" w:rsidRDefault="00827926" w:rsidP="00827926">
      <w:pPr>
        <w:pStyle w:val="TOC3"/>
        <w:tabs>
          <w:tab w:val="left" w:pos="1200"/>
          <w:tab w:val="right" w:leader="dot" w:pos="9307"/>
        </w:tabs>
        <w:rPr>
          <w:del w:id="114" w:author="Jacob, Susan" w:date="2017-11-28T13:26:00Z"/>
          <w:rFonts w:ascii="Times New Roman" w:eastAsia="MS Mincho" w:hAnsi="Times New Roman"/>
          <w:noProof/>
          <w:sz w:val="24"/>
          <w:lang w:val="en-US" w:eastAsia="ja-JP"/>
        </w:rPr>
      </w:pPr>
      <w:del w:id="115" w:author="Jacob, Susan" w:date="2017-11-28T13:26:00Z">
        <w:r w:rsidRPr="00B66F52" w:rsidDel="00B66F52">
          <w:rPr>
            <w:rStyle w:val="Hyperlink"/>
            <w:rFonts w:eastAsiaTheme="majorEastAsia"/>
            <w:noProof/>
          </w:rPr>
          <w:delText>4.1.8</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Supporting and Related Processes</w:delText>
        </w:r>
        <w:r w:rsidDel="00B66F52">
          <w:rPr>
            <w:noProof/>
            <w:webHidden/>
          </w:rPr>
          <w:tab/>
          <w:delText>8</w:delText>
        </w:r>
      </w:del>
    </w:p>
    <w:p w14:paraId="086FF4D0" w14:textId="77777777" w:rsidR="00827926" w:rsidDel="00B66F52" w:rsidRDefault="00827926" w:rsidP="00827926">
      <w:pPr>
        <w:pStyle w:val="TOC3"/>
        <w:tabs>
          <w:tab w:val="left" w:pos="1200"/>
          <w:tab w:val="right" w:leader="dot" w:pos="9307"/>
        </w:tabs>
        <w:rPr>
          <w:del w:id="116" w:author="Jacob, Susan" w:date="2017-11-28T13:26:00Z"/>
          <w:rFonts w:ascii="Times New Roman" w:eastAsia="MS Mincho" w:hAnsi="Times New Roman"/>
          <w:noProof/>
          <w:sz w:val="24"/>
          <w:lang w:val="en-US" w:eastAsia="ja-JP"/>
        </w:rPr>
      </w:pPr>
      <w:del w:id="117" w:author="Jacob, Susan" w:date="2017-11-28T13:26:00Z">
        <w:r w:rsidRPr="00B66F52" w:rsidDel="00B66F52">
          <w:rPr>
            <w:rStyle w:val="Hyperlink"/>
            <w:rFonts w:eastAsiaTheme="majorEastAsia"/>
            <w:noProof/>
          </w:rPr>
          <w:delText>4.1.9</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Mapping to Edwards Product Commercialisation Process</w:delText>
        </w:r>
        <w:r w:rsidDel="00B66F52">
          <w:rPr>
            <w:noProof/>
            <w:webHidden/>
          </w:rPr>
          <w:tab/>
          <w:delText>10</w:delText>
        </w:r>
      </w:del>
    </w:p>
    <w:p w14:paraId="4A0F818A" w14:textId="77777777" w:rsidR="00827926" w:rsidDel="00B66F52" w:rsidRDefault="00827926" w:rsidP="00827926">
      <w:pPr>
        <w:pStyle w:val="TOC3"/>
        <w:tabs>
          <w:tab w:val="left" w:pos="1440"/>
          <w:tab w:val="right" w:leader="dot" w:pos="9307"/>
        </w:tabs>
        <w:rPr>
          <w:del w:id="118" w:author="Jacob, Susan" w:date="2017-11-28T13:26:00Z"/>
          <w:rFonts w:ascii="Times New Roman" w:eastAsia="MS Mincho" w:hAnsi="Times New Roman"/>
          <w:noProof/>
          <w:sz w:val="24"/>
          <w:lang w:val="en-US" w:eastAsia="ja-JP"/>
        </w:rPr>
      </w:pPr>
      <w:del w:id="119" w:author="Jacob, Susan" w:date="2017-11-28T13:26:00Z">
        <w:r w:rsidRPr="00B66F52" w:rsidDel="00B66F52">
          <w:rPr>
            <w:rStyle w:val="Hyperlink"/>
            <w:rFonts w:eastAsiaTheme="majorEastAsia"/>
            <w:noProof/>
          </w:rPr>
          <w:delText>4.1.10</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Project and Design Reviews</w:delText>
        </w:r>
        <w:r w:rsidDel="00B66F52">
          <w:rPr>
            <w:noProof/>
            <w:webHidden/>
          </w:rPr>
          <w:tab/>
          <w:delText>10</w:delText>
        </w:r>
      </w:del>
    </w:p>
    <w:p w14:paraId="4FE96AE4" w14:textId="77777777" w:rsidR="00827926" w:rsidDel="00B66F52" w:rsidRDefault="00827926" w:rsidP="00827926">
      <w:pPr>
        <w:pStyle w:val="TOC2"/>
        <w:rPr>
          <w:del w:id="120" w:author="Jacob, Susan" w:date="2017-11-28T13:26:00Z"/>
          <w:rFonts w:ascii="Times New Roman" w:eastAsia="MS Mincho" w:hAnsi="Times New Roman"/>
          <w:noProof/>
          <w:sz w:val="24"/>
          <w:lang w:val="en-US" w:eastAsia="ja-JP"/>
        </w:rPr>
      </w:pPr>
      <w:del w:id="121" w:author="Jacob, Susan" w:date="2017-11-28T13:26:00Z">
        <w:r w:rsidRPr="00B66F52" w:rsidDel="00B66F52">
          <w:rPr>
            <w:rStyle w:val="Hyperlink"/>
            <w:rFonts w:eastAsiaTheme="majorEastAsia"/>
            <w:noProof/>
          </w:rPr>
          <w:delText>Measurement and Review</w:delText>
        </w:r>
        <w:r w:rsidDel="00B66F52">
          <w:rPr>
            <w:noProof/>
            <w:webHidden/>
          </w:rPr>
          <w:tab/>
          <w:delText>12</w:delText>
        </w:r>
      </w:del>
    </w:p>
    <w:p w14:paraId="48B68BE9" w14:textId="77777777" w:rsidR="00827926" w:rsidDel="00B66F52" w:rsidRDefault="00827926" w:rsidP="00827926">
      <w:pPr>
        <w:pStyle w:val="TOC3"/>
        <w:tabs>
          <w:tab w:val="left" w:pos="1440"/>
          <w:tab w:val="right" w:leader="dot" w:pos="9307"/>
        </w:tabs>
        <w:rPr>
          <w:del w:id="122" w:author="Jacob, Susan" w:date="2017-11-28T13:26:00Z"/>
          <w:rFonts w:ascii="Times New Roman" w:eastAsia="MS Mincho" w:hAnsi="Times New Roman"/>
          <w:noProof/>
          <w:sz w:val="24"/>
          <w:lang w:val="en-US" w:eastAsia="ja-JP"/>
        </w:rPr>
      </w:pPr>
      <w:del w:id="123" w:author="Jacob, Susan" w:date="2017-11-28T13:26:00Z">
        <w:r w:rsidRPr="00B66F52" w:rsidDel="00B66F52">
          <w:rPr>
            <w:rStyle w:val="Hyperlink"/>
            <w:rFonts w:eastAsiaTheme="majorEastAsia"/>
            <w:noProof/>
          </w:rPr>
          <w:delText>4.1.11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Measurement</w:delText>
        </w:r>
        <w:r w:rsidDel="00B66F52">
          <w:rPr>
            <w:noProof/>
            <w:webHidden/>
          </w:rPr>
          <w:tab/>
          <w:delText>12</w:delText>
        </w:r>
      </w:del>
    </w:p>
    <w:p w14:paraId="1E2256BE" w14:textId="77777777" w:rsidR="00827926" w:rsidDel="00B66F52" w:rsidRDefault="00827926" w:rsidP="00827926">
      <w:pPr>
        <w:pStyle w:val="TOC3"/>
        <w:tabs>
          <w:tab w:val="left" w:pos="1440"/>
          <w:tab w:val="right" w:leader="dot" w:pos="9307"/>
        </w:tabs>
        <w:rPr>
          <w:del w:id="124" w:author="Jacob, Susan" w:date="2017-11-28T13:26:00Z"/>
          <w:rFonts w:ascii="Times New Roman" w:eastAsia="MS Mincho" w:hAnsi="Times New Roman"/>
          <w:noProof/>
          <w:sz w:val="24"/>
          <w:lang w:val="en-US" w:eastAsia="ja-JP"/>
        </w:rPr>
      </w:pPr>
      <w:del w:id="125" w:author="Jacob, Susan" w:date="2017-11-28T13:26:00Z">
        <w:r w:rsidRPr="00B66F52" w:rsidDel="00B66F52">
          <w:rPr>
            <w:rStyle w:val="Hyperlink"/>
            <w:rFonts w:eastAsiaTheme="majorEastAsia"/>
            <w:noProof/>
          </w:rPr>
          <w:delText>4.1.12</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Review</w:delText>
        </w:r>
        <w:r w:rsidDel="00B66F52">
          <w:rPr>
            <w:noProof/>
            <w:webHidden/>
          </w:rPr>
          <w:tab/>
          <w:delText>12</w:delText>
        </w:r>
      </w:del>
    </w:p>
    <w:p w14:paraId="26667C7C" w14:textId="77777777" w:rsidR="00827926" w:rsidDel="00B66F52" w:rsidRDefault="00827926" w:rsidP="00827926">
      <w:pPr>
        <w:pStyle w:val="TOC1"/>
        <w:rPr>
          <w:del w:id="126" w:author="Jacob, Susan" w:date="2017-11-28T13:26:00Z"/>
          <w:rFonts w:ascii="Times New Roman" w:eastAsia="MS Mincho" w:hAnsi="Times New Roman"/>
          <w:noProof/>
          <w:sz w:val="24"/>
          <w:lang w:val="en-US" w:eastAsia="ja-JP"/>
        </w:rPr>
      </w:pPr>
      <w:del w:id="127" w:author="Jacob, Susan" w:date="2017-11-28T13:26:00Z">
        <w:r w:rsidRPr="00B66F52" w:rsidDel="00B66F52">
          <w:rPr>
            <w:rStyle w:val="Hyperlink"/>
            <w:rFonts w:eastAsiaTheme="majorEastAsia"/>
            <w:noProof/>
          </w:rPr>
          <w:delText>5</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Support Documentation</w:delText>
        </w:r>
        <w:r w:rsidDel="00B66F52">
          <w:rPr>
            <w:noProof/>
            <w:webHidden/>
          </w:rPr>
          <w:tab/>
          <w:delText>13</w:delText>
        </w:r>
      </w:del>
    </w:p>
    <w:p w14:paraId="44C26322" w14:textId="77777777" w:rsidR="00827926" w:rsidDel="00B66F52" w:rsidRDefault="00827926" w:rsidP="00827926">
      <w:pPr>
        <w:pStyle w:val="TOC2"/>
        <w:rPr>
          <w:del w:id="128" w:author="Jacob, Susan" w:date="2017-11-28T13:26:00Z"/>
          <w:rFonts w:ascii="Times New Roman" w:eastAsia="MS Mincho" w:hAnsi="Times New Roman"/>
          <w:noProof/>
          <w:sz w:val="24"/>
          <w:lang w:val="en-US" w:eastAsia="ja-JP"/>
        </w:rPr>
      </w:pPr>
      <w:del w:id="129" w:author="Jacob, Susan" w:date="2017-11-28T13:26:00Z">
        <w:r w:rsidRPr="00B66F52" w:rsidDel="00B66F52">
          <w:rPr>
            <w:rStyle w:val="Hyperlink"/>
            <w:rFonts w:eastAsiaTheme="majorEastAsia"/>
            <w:noProof/>
          </w:rPr>
          <w:delText>Global Procedures</w:delText>
        </w:r>
        <w:r w:rsidDel="00B66F52">
          <w:rPr>
            <w:noProof/>
            <w:webHidden/>
          </w:rPr>
          <w:tab/>
          <w:delText>13</w:delText>
        </w:r>
      </w:del>
    </w:p>
    <w:p w14:paraId="7061F121" w14:textId="77777777" w:rsidR="00827926" w:rsidDel="00B66F52" w:rsidRDefault="00827926" w:rsidP="00827926">
      <w:pPr>
        <w:pStyle w:val="TOC2"/>
        <w:rPr>
          <w:del w:id="130" w:author="Jacob, Susan" w:date="2017-11-28T13:26:00Z"/>
          <w:rFonts w:ascii="Times New Roman" w:eastAsia="MS Mincho" w:hAnsi="Times New Roman"/>
          <w:noProof/>
          <w:sz w:val="24"/>
          <w:lang w:val="en-US" w:eastAsia="ja-JP"/>
        </w:rPr>
      </w:pPr>
      <w:del w:id="131" w:author="Jacob, Susan" w:date="2017-11-28T13:26:00Z">
        <w:r w:rsidRPr="00B66F52" w:rsidDel="00B66F52">
          <w:rPr>
            <w:rStyle w:val="Hyperlink"/>
            <w:rFonts w:eastAsiaTheme="majorEastAsia"/>
            <w:noProof/>
          </w:rPr>
          <w:delText>Local Eastbourne Procedures</w:delText>
        </w:r>
        <w:r w:rsidDel="00B66F52">
          <w:rPr>
            <w:noProof/>
            <w:webHidden/>
          </w:rPr>
          <w:tab/>
          <w:delText>13</w:delText>
        </w:r>
      </w:del>
    </w:p>
    <w:p w14:paraId="786C80C3" w14:textId="77777777" w:rsidR="00827926" w:rsidDel="00B66F52" w:rsidRDefault="00827926" w:rsidP="00827926">
      <w:pPr>
        <w:pStyle w:val="TOC2"/>
        <w:rPr>
          <w:del w:id="132" w:author="Jacob, Susan" w:date="2017-11-28T13:26:00Z"/>
          <w:rFonts w:ascii="Times New Roman" w:eastAsia="MS Mincho" w:hAnsi="Times New Roman"/>
          <w:noProof/>
          <w:sz w:val="24"/>
          <w:lang w:val="en-US" w:eastAsia="ja-JP"/>
        </w:rPr>
      </w:pPr>
      <w:del w:id="133" w:author="Jacob, Susan" w:date="2017-11-28T13:26:00Z">
        <w:r w:rsidRPr="00B66F52" w:rsidDel="00B66F52">
          <w:rPr>
            <w:rStyle w:val="Hyperlink"/>
            <w:rFonts w:eastAsiaTheme="majorEastAsia"/>
            <w:noProof/>
          </w:rPr>
          <w:delText>Non Edwards Documents</w:delText>
        </w:r>
        <w:r w:rsidDel="00B66F52">
          <w:rPr>
            <w:noProof/>
            <w:webHidden/>
          </w:rPr>
          <w:tab/>
          <w:delText>13</w:delText>
        </w:r>
      </w:del>
    </w:p>
    <w:p w14:paraId="7594A9C1" w14:textId="77777777" w:rsidR="00827926" w:rsidDel="00B66F52" w:rsidRDefault="00827926" w:rsidP="00827926">
      <w:pPr>
        <w:pStyle w:val="TOC2"/>
        <w:rPr>
          <w:del w:id="134" w:author="Jacob, Susan" w:date="2017-11-28T13:26:00Z"/>
          <w:rFonts w:ascii="Times New Roman" w:eastAsia="MS Mincho" w:hAnsi="Times New Roman"/>
          <w:noProof/>
          <w:sz w:val="24"/>
          <w:lang w:val="en-US" w:eastAsia="ja-JP"/>
        </w:rPr>
      </w:pPr>
      <w:del w:id="135" w:author="Jacob, Susan" w:date="2017-11-28T13:26:00Z">
        <w:r w:rsidRPr="00B66F52" w:rsidDel="00B66F52">
          <w:rPr>
            <w:rStyle w:val="Hyperlink"/>
            <w:rFonts w:eastAsiaTheme="majorEastAsia"/>
            <w:noProof/>
          </w:rPr>
          <w:delText>Document Templates</w:delText>
        </w:r>
        <w:r w:rsidDel="00B66F52">
          <w:rPr>
            <w:noProof/>
            <w:webHidden/>
          </w:rPr>
          <w:tab/>
          <w:delText>13</w:delText>
        </w:r>
      </w:del>
    </w:p>
    <w:p w14:paraId="63414720" w14:textId="77777777" w:rsidR="00827926" w:rsidDel="00B66F52" w:rsidRDefault="00827926" w:rsidP="00827926">
      <w:pPr>
        <w:pStyle w:val="TOC2"/>
        <w:rPr>
          <w:del w:id="136" w:author="Jacob, Susan" w:date="2017-11-28T13:26:00Z"/>
          <w:rFonts w:ascii="Times New Roman" w:eastAsia="MS Mincho" w:hAnsi="Times New Roman"/>
          <w:noProof/>
          <w:sz w:val="24"/>
          <w:lang w:val="en-US" w:eastAsia="ja-JP"/>
        </w:rPr>
      </w:pPr>
      <w:del w:id="137" w:author="Jacob, Susan" w:date="2017-11-28T13:26:00Z">
        <w:r w:rsidRPr="00B66F52" w:rsidDel="00B66F52">
          <w:rPr>
            <w:rStyle w:val="Hyperlink"/>
            <w:rFonts w:eastAsiaTheme="majorEastAsia"/>
            <w:noProof/>
          </w:rPr>
          <w:delText>Form Templates</w:delText>
        </w:r>
        <w:r w:rsidDel="00B66F52">
          <w:rPr>
            <w:noProof/>
            <w:webHidden/>
          </w:rPr>
          <w:tab/>
          <w:delText>14</w:delText>
        </w:r>
      </w:del>
    </w:p>
    <w:p w14:paraId="5A5273C2" w14:textId="77777777" w:rsidR="00827926" w:rsidDel="00B66F52" w:rsidRDefault="00827926" w:rsidP="00827926">
      <w:pPr>
        <w:pStyle w:val="TOC1"/>
        <w:rPr>
          <w:del w:id="138" w:author="Jacob, Susan" w:date="2017-11-28T13:26:00Z"/>
          <w:rFonts w:ascii="Times New Roman" w:eastAsia="MS Mincho" w:hAnsi="Times New Roman"/>
          <w:noProof/>
          <w:sz w:val="24"/>
          <w:lang w:val="en-US" w:eastAsia="ja-JP"/>
        </w:rPr>
      </w:pPr>
      <w:del w:id="139" w:author="Jacob, Susan" w:date="2017-11-28T13:26:00Z">
        <w:r w:rsidRPr="00B66F52" w:rsidDel="00B66F52">
          <w:rPr>
            <w:rStyle w:val="Hyperlink"/>
            <w:rFonts w:eastAsiaTheme="majorEastAsia"/>
            <w:noProof/>
          </w:rPr>
          <w:delText>6</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Change \ Review History</w:delText>
        </w:r>
        <w:r w:rsidDel="00B66F52">
          <w:rPr>
            <w:noProof/>
            <w:webHidden/>
          </w:rPr>
          <w:tab/>
          <w:delText>15</w:delText>
        </w:r>
      </w:del>
    </w:p>
    <w:p w14:paraId="282FD137" w14:textId="77777777" w:rsidR="00827926" w:rsidDel="00B66F52" w:rsidRDefault="00827926" w:rsidP="00827926">
      <w:pPr>
        <w:pStyle w:val="TOC1"/>
        <w:rPr>
          <w:del w:id="140" w:author="Jacob, Susan" w:date="2017-11-28T13:26:00Z"/>
          <w:rFonts w:ascii="Times New Roman" w:eastAsia="MS Mincho" w:hAnsi="Times New Roman"/>
          <w:noProof/>
          <w:sz w:val="24"/>
          <w:lang w:val="en-US" w:eastAsia="ja-JP"/>
        </w:rPr>
      </w:pPr>
      <w:del w:id="141" w:author="Jacob, Susan" w:date="2017-11-28T13:26:00Z">
        <w:r w:rsidRPr="00B66F52" w:rsidDel="00B66F52">
          <w:rPr>
            <w:rStyle w:val="Hyperlink"/>
            <w:rFonts w:eastAsiaTheme="majorEastAsia"/>
            <w:noProof/>
          </w:rPr>
          <w:delText>7</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Record Retention</w:delText>
        </w:r>
        <w:r w:rsidDel="00B66F52">
          <w:rPr>
            <w:noProof/>
            <w:webHidden/>
          </w:rPr>
          <w:tab/>
          <w:delText>15</w:delText>
        </w:r>
      </w:del>
    </w:p>
    <w:p w14:paraId="4D79E87F" w14:textId="77777777" w:rsidR="00827926" w:rsidRDefault="00827926" w:rsidP="00827926">
      <w:pPr>
        <w:pStyle w:val="TOC1"/>
      </w:pPr>
      <w:r>
        <w:fldChar w:fldCharType="end"/>
      </w:r>
    </w:p>
    <w:p w14:paraId="58D92ED8" w14:textId="77777777" w:rsidR="00827926" w:rsidRDefault="00827926" w:rsidP="00827926">
      <w:pPr>
        <w:pStyle w:val="Heading1"/>
      </w:pPr>
      <w:r>
        <w:br w:type="page"/>
      </w:r>
      <w:bookmarkStart w:id="142" w:name="_Toc354554882"/>
      <w:bookmarkStart w:id="143" w:name="_Toc354555040"/>
      <w:bookmarkStart w:id="144" w:name="_Toc499638891"/>
      <w:r>
        <w:lastRenderedPageBreak/>
        <w:t>Objec</w:t>
      </w:r>
      <w:r>
        <w:t>t</w:t>
      </w:r>
      <w:r>
        <w:t>ives &amp; S</w:t>
      </w:r>
      <w:r>
        <w:t>c</w:t>
      </w:r>
      <w:r>
        <w:t>ope</w:t>
      </w:r>
      <w:bookmarkEnd w:id="142"/>
      <w:bookmarkEnd w:id="143"/>
      <w:bookmarkEnd w:id="144"/>
    </w:p>
    <w:p w14:paraId="1EE70517" w14:textId="77777777" w:rsidR="00827926" w:rsidRDefault="00827926" w:rsidP="00827926">
      <w:pPr>
        <w:pStyle w:val="Heading2"/>
        <w:numPr>
          <w:ilvl w:val="1"/>
          <w:numId w:val="0"/>
        </w:numPr>
        <w:ind w:left="2160" w:hanging="360"/>
      </w:pPr>
      <w:bookmarkStart w:id="145" w:name="_Toc354554883"/>
      <w:bookmarkStart w:id="146" w:name="_Toc354555041"/>
      <w:bookmarkStart w:id="147" w:name="_Toc499638892"/>
      <w:r>
        <w:t>Overview</w:t>
      </w:r>
      <w:bookmarkEnd w:id="145"/>
      <w:bookmarkEnd w:id="146"/>
      <w:bookmarkEnd w:id="147"/>
    </w:p>
    <w:p w14:paraId="1FBAF70F" w14:textId="77777777" w:rsidR="00827926" w:rsidRDefault="00827926" w:rsidP="00827926">
      <w:r w:rsidRPr="005E2BB7">
        <w:t xml:space="preserve">This document defines the procedures to be followed at the Eastbourne Edwards site during the development of software, </w:t>
      </w:r>
      <w:proofErr w:type="gramStart"/>
      <w:r w:rsidRPr="005E2BB7">
        <w:t>in order to</w:t>
      </w:r>
      <w:proofErr w:type="gramEnd"/>
      <w:r w:rsidRPr="005E2BB7">
        <w:t xml:space="preserve"> ensure the quality and integrity of the software.  </w:t>
      </w:r>
    </w:p>
    <w:p w14:paraId="62A4BAA9" w14:textId="77777777" w:rsidR="00827926" w:rsidRPr="005E2BB7" w:rsidRDefault="00827926" w:rsidP="00827926">
      <w:r>
        <w:t>It provides detailed process requirements that conf</w:t>
      </w:r>
      <w:ins w:id="148" w:author="Jacob, Susan" w:date="2017-11-28T12:45:00Z">
        <w:r>
          <w:t>i</w:t>
        </w:r>
      </w:ins>
      <w:del w:id="149" w:author="Jacob, Susan" w:date="2017-11-28T12:45:00Z">
        <w:r w:rsidDel="00A04C8A">
          <w:delText>o</w:delText>
        </w:r>
      </w:del>
      <w:r>
        <w:t xml:space="preserve">rm to the top level requirements mandated in EQE024 (reference </w:t>
      </w:r>
      <w:hyperlink w:anchor="Ref_5_1_1" w:history="1">
        <w:r w:rsidRPr="006B0861">
          <w:rPr>
            <w:rStyle w:val="Hyperlink"/>
            <w:rFonts w:eastAsiaTheme="majorEastAsia"/>
          </w:rPr>
          <w:t>5</w:t>
        </w:r>
        <w:r w:rsidRPr="006B0861">
          <w:rPr>
            <w:rStyle w:val="Hyperlink"/>
            <w:rFonts w:eastAsiaTheme="majorEastAsia"/>
          </w:rPr>
          <w:t>.</w:t>
        </w:r>
        <w:r w:rsidRPr="006B0861">
          <w:rPr>
            <w:rStyle w:val="Hyperlink"/>
            <w:rFonts w:eastAsiaTheme="majorEastAsia"/>
          </w:rPr>
          <w:t>1</w:t>
        </w:r>
        <w:r w:rsidRPr="006B0861">
          <w:rPr>
            <w:rStyle w:val="Hyperlink"/>
            <w:rFonts w:eastAsiaTheme="majorEastAsia"/>
          </w:rPr>
          <w:t>.</w:t>
        </w:r>
        <w:r w:rsidRPr="006B0861">
          <w:rPr>
            <w:rStyle w:val="Hyperlink"/>
            <w:rFonts w:eastAsiaTheme="majorEastAsia"/>
          </w:rPr>
          <w:t>1</w:t>
        </w:r>
      </w:hyperlink>
      <w:r>
        <w:t xml:space="preserve">) and the overall Edwards software development process defined by the Edwards Software Development Procedure (reference </w:t>
      </w:r>
      <w:hyperlink w:anchor="Ref_5_1_2" w:history="1">
        <w:r>
          <w:rPr>
            <w:rStyle w:val="Hyperlink"/>
            <w:rFonts w:eastAsiaTheme="majorEastAsia"/>
          </w:rPr>
          <w:t>5.1</w:t>
        </w:r>
        <w:r>
          <w:rPr>
            <w:rStyle w:val="Hyperlink"/>
            <w:rFonts w:eastAsiaTheme="majorEastAsia"/>
          </w:rPr>
          <w:t>.</w:t>
        </w:r>
        <w:r>
          <w:rPr>
            <w:rStyle w:val="Hyperlink"/>
            <w:rFonts w:eastAsiaTheme="majorEastAsia"/>
          </w:rPr>
          <w:t>2</w:t>
        </w:r>
      </w:hyperlink>
      <w:r>
        <w:t>).</w:t>
      </w:r>
    </w:p>
    <w:p w14:paraId="6499D8C8" w14:textId="77777777" w:rsidR="00827926" w:rsidRDefault="00827926" w:rsidP="00827926">
      <w:pPr>
        <w:pStyle w:val="Heading2"/>
        <w:numPr>
          <w:ilvl w:val="1"/>
          <w:numId w:val="0"/>
        </w:numPr>
        <w:ind w:left="1440" w:hanging="720"/>
      </w:pPr>
      <w:bookmarkStart w:id="150" w:name="_Toc354554884"/>
      <w:bookmarkStart w:id="151" w:name="_Toc354555042"/>
      <w:bookmarkStart w:id="152" w:name="_Toc499638893"/>
      <w:r>
        <w:t>Scope</w:t>
      </w:r>
      <w:bookmarkEnd w:id="150"/>
      <w:bookmarkEnd w:id="151"/>
      <w:bookmarkEnd w:id="152"/>
    </w:p>
    <w:p w14:paraId="7D1E665D" w14:textId="77777777" w:rsidR="00827926" w:rsidRPr="005E2BB7" w:rsidRDefault="00827926" w:rsidP="00827926">
      <w:r w:rsidRPr="005E2BB7">
        <w:t>It shall be applied to all software development where the software is to be supplied in or as a product to a</w:t>
      </w:r>
      <w:r>
        <w:t>n</w:t>
      </w:r>
      <w:r w:rsidRPr="005E2BB7">
        <w:t xml:space="preserve"> </w:t>
      </w:r>
      <w:r>
        <w:t>External Customer</w:t>
      </w:r>
      <w:r w:rsidRPr="005E2BB7">
        <w:t>.</w:t>
      </w:r>
    </w:p>
    <w:p w14:paraId="124A0BB4" w14:textId="77777777" w:rsidR="00827926" w:rsidRDefault="00827926" w:rsidP="00827926">
      <w:pPr>
        <w:pStyle w:val="Heading1"/>
      </w:pPr>
      <w:bookmarkStart w:id="153" w:name="Objectives"/>
      <w:bookmarkStart w:id="154" w:name="_Toc354554885"/>
      <w:bookmarkStart w:id="155" w:name="_Toc354555043"/>
      <w:bookmarkStart w:id="156" w:name="_Toc499638894"/>
      <w:r>
        <w:t>Definitions</w:t>
      </w:r>
      <w:bookmarkEnd w:id="154"/>
      <w:bookmarkEnd w:id="155"/>
      <w:bookmarkEnd w:id="156"/>
    </w:p>
    <w:p w14:paraId="3DAFAD11" w14:textId="77777777" w:rsidR="00827926" w:rsidRDefault="00827926" w:rsidP="00827926">
      <w:r>
        <w:t xml:space="preserve">Edwards Intranet – </w:t>
      </w:r>
      <w:hyperlink r:id="rId12" w:history="1">
        <w:r>
          <w:rPr>
            <w:rStyle w:val="Hyperlink"/>
            <w:rFonts w:eastAsiaTheme="majorEastAsia"/>
          </w:rPr>
          <w:t>http://</w:t>
        </w:r>
        <w:r>
          <w:rPr>
            <w:rStyle w:val="Hyperlink"/>
            <w:rFonts w:eastAsiaTheme="majorEastAsia"/>
          </w:rPr>
          <w:t>e</w:t>
        </w:r>
        <w:r>
          <w:rPr>
            <w:rStyle w:val="Hyperlink"/>
            <w:rFonts w:eastAsiaTheme="majorEastAsia"/>
          </w:rPr>
          <w:t>dweb/</w:t>
        </w:r>
      </w:hyperlink>
    </w:p>
    <w:p w14:paraId="178F3341" w14:textId="77777777" w:rsidR="00827926" w:rsidRDefault="00827926" w:rsidP="00827926">
      <w:r>
        <w:t xml:space="preserve">External Customer – any </w:t>
      </w:r>
      <w:proofErr w:type="spellStart"/>
      <w:r>
        <w:t>organisation</w:t>
      </w:r>
      <w:proofErr w:type="spellEnd"/>
      <w:r>
        <w:t xml:space="preserve"> outside Edwards that uses Edwards products containing Edwards software.</w:t>
      </w:r>
    </w:p>
    <w:p w14:paraId="6BAE026D" w14:textId="77777777" w:rsidR="00827926" w:rsidRDefault="00827926" w:rsidP="00827926">
      <w:r>
        <w:t>EQE – Edwards Quality Element</w:t>
      </w:r>
    </w:p>
    <w:p w14:paraId="0DA00A2F" w14:textId="77777777" w:rsidR="00827926" w:rsidRDefault="00827926" w:rsidP="00827926">
      <w:r>
        <w:t xml:space="preserve">External agents – Individuals and groups outside the software project team.  These may be Edwards Product </w:t>
      </w:r>
      <w:ins w:id="157" w:author="Jacob, Susan" w:date="2017-11-28T12:47:00Z">
        <w:r>
          <w:t>M</w:t>
        </w:r>
      </w:ins>
      <w:del w:id="158" w:author="Jacob, Susan" w:date="2017-11-28T12:47:00Z">
        <w:r w:rsidDel="00A04C8A">
          <w:delText>m</w:delText>
        </w:r>
      </w:del>
      <w:r>
        <w:t>anagement</w:t>
      </w:r>
      <w:r w:rsidRPr="003746A1">
        <w:t xml:space="preserve"> </w:t>
      </w:r>
      <w:r w:rsidRPr="00781D2F">
        <w:t xml:space="preserve">Product Support and Service </w:t>
      </w:r>
      <w:r>
        <w:t>functions,</w:t>
      </w:r>
      <w:r w:rsidRPr="003746A1">
        <w:t xml:space="preserve"> </w:t>
      </w:r>
      <w:r>
        <w:t>or the overall project team</w:t>
      </w:r>
      <w:r w:rsidRPr="003746A1">
        <w:t xml:space="preserve"> </w:t>
      </w:r>
      <w:r>
        <w:t>if the software is part of a larger system.</w:t>
      </w:r>
    </w:p>
    <w:p w14:paraId="4FB366D8" w14:textId="77777777" w:rsidR="00827926" w:rsidRDefault="00827926" w:rsidP="00827926">
      <w:r>
        <w:t>NPI – New Product Introduction</w:t>
      </w:r>
    </w:p>
    <w:p w14:paraId="307D4808" w14:textId="77777777" w:rsidR="00827926" w:rsidRDefault="00827926" w:rsidP="00827926">
      <w:smartTag w:uri="urn:schemas-microsoft-com:office:smarttags" w:element="stockticker">
        <w:r>
          <w:t>PCP</w:t>
        </w:r>
      </w:smartTag>
      <w:r>
        <w:t xml:space="preserve"> – [Edwards] Product </w:t>
      </w:r>
      <w:proofErr w:type="spellStart"/>
      <w:r>
        <w:t>Commercialisation</w:t>
      </w:r>
      <w:proofErr w:type="spellEnd"/>
      <w:r>
        <w:t xml:space="preserve"> Process</w:t>
      </w:r>
    </w:p>
    <w:p w14:paraId="51413365" w14:textId="77777777" w:rsidR="00827926" w:rsidRDefault="00827926" w:rsidP="00827926">
      <w:r w:rsidRPr="00ED095D">
        <w:t>PRR</w:t>
      </w:r>
      <w:r>
        <w:t xml:space="preserve"> – [</w:t>
      </w:r>
      <w:smartTag w:uri="urn:schemas-microsoft-com:office:smarttags" w:element="place">
        <w:r>
          <w:t>Eastbourne</w:t>
        </w:r>
      </w:smartTag>
      <w:r>
        <w:t xml:space="preserve"> bi-monthly] Project Resourcing Review</w:t>
      </w:r>
    </w:p>
    <w:p w14:paraId="4D5D9763" w14:textId="77777777" w:rsidR="00827926" w:rsidRDefault="00827926" w:rsidP="00827926">
      <w:bookmarkStart w:id="159" w:name="_Toc415546260"/>
      <w:r>
        <w:t>Software</w:t>
      </w:r>
      <w:bookmarkEnd w:id="159"/>
      <w:r>
        <w:t xml:space="preserve"> - Any code used to control or measure a process which is stored on any computer storage media including, but not restricted to, magnetic media or programmable devices.</w:t>
      </w:r>
    </w:p>
    <w:p w14:paraId="1A8587CF" w14:textId="77777777" w:rsidR="00827926" w:rsidRDefault="00827926" w:rsidP="00827926">
      <w:bookmarkStart w:id="160" w:name="_Toc415546264"/>
      <w:r>
        <w:t>Software Project File</w:t>
      </w:r>
      <w:bookmarkEnd w:id="160"/>
      <w:r>
        <w:t xml:space="preserve"> - The file (or files with an index) maintained with all </w:t>
      </w:r>
      <w:proofErr w:type="gramStart"/>
      <w:r>
        <w:t>project</w:t>
      </w:r>
      <w:proofErr w:type="gramEnd"/>
      <w:r>
        <w:t xml:space="preserve"> related documentation and quality records</w:t>
      </w:r>
    </w:p>
    <w:p w14:paraId="0FB7D7AF" w14:textId="77777777" w:rsidR="00827926" w:rsidRDefault="00827926" w:rsidP="00827926">
      <w:pPr>
        <w:pStyle w:val="Heading1"/>
      </w:pPr>
      <w:bookmarkStart w:id="161" w:name="_Toc354554886"/>
      <w:bookmarkStart w:id="162" w:name="_Toc354555044"/>
      <w:bookmarkStart w:id="163" w:name="_Toc499638895"/>
      <w:r>
        <w:t>Responsibilities</w:t>
      </w:r>
      <w:bookmarkEnd w:id="161"/>
      <w:bookmarkEnd w:id="162"/>
      <w:bookmarkEnd w:id="163"/>
    </w:p>
    <w:p w14:paraId="1ADA12FE" w14:textId="77777777" w:rsidR="00827926" w:rsidRDefault="00827926" w:rsidP="00827926">
      <w:bookmarkStart w:id="164" w:name="_Toc415546261"/>
      <w:r>
        <w:t>Project Leader</w:t>
      </w:r>
      <w:bookmarkEnd w:id="164"/>
      <w:r>
        <w:t xml:space="preserve"> - The person defined as responsible for the software within the project. This person need not be the same as the overall project leader in the case of a multidisciplinary project. For a small </w:t>
      </w:r>
      <w:del w:id="165" w:author="Jacob, Susan" w:date="2017-11-28T13:16:00Z">
        <w:r w:rsidDel="00971D78">
          <w:delText>project</w:delText>
        </w:r>
      </w:del>
      <w:ins w:id="166" w:author="Jacob, Susan" w:date="2017-11-28T13:16:00Z">
        <w:r>
          <w:t>project,</w:t>
        </w:r>
      </w:ins>
      <w:r>
        <w:t xml:space="preserve"> this may be the software engineer.</w:t>
      </w:r>
    </w:p>
    <w:p w14:paraId="3B175983" w14:textId="77777777" w:rsidR="00827926" w:rsidRDefault="00827926" w:rsidP="00827926">
      <w:bookmarkStart w:id="167" w:name="_Toc415546262"/>
      <w:r>
        <w:t>Software Engineer</w:t>
      </w:r>
      <w:bookmarkEnd w:id="167"/>
      <w:r>
        <w:t xml:space="preserve"> - The engineer responsible for the development of the software.</w:t>
      </w:r>
    </w:p>
    <w:p w14:paraId="09D1DC1F" w14:textId="77777777" w:rsidR="00827926" w:rsidRDefault="00827926" w:rsidP="00827926">
      <w:bookmarkStart w:id="168" w:name="_Toc415546263"/>
      <w:r>
        <w:t>Software Manager</w:t>
      </w:r>
      <w:bookmarkEnd w:id="168"/>
      <w:r>
        <w:t xml:space="preserve"> - The manager with the responsibility for the development of software proposed.</w:t>
      </w:r>
    </w:p>
    <w:p w14:paraId="52F64975" w14:textId="77777777" w:rsidR="00827926" w:rsidRDefault="00827926" w:rsidP="00827926">
      <w:pPr>
        <w:pStyle w:val="Heading1"/>
        <w:pageBreakBefore/>
        <w:ind w:left="431" w:hanging="431"/>
      </w:pPr>
      <w:bookmarkStart w:id="169" w:name="_Toc354554887"/>
      <w:bookmarkStart w:id="170" w:name="_Toc354555045"/>
      <w:bookmarkStart w:id="171" w:name="_Toc499638896"/>
      <w:r>
        <w:lastRenderedPageBreak/>
        <w:t>Process</w:t>
      </w:r>
      <w:bookmarkEnd w:id="169"/>
      <w:bookmarkEnd w:id="170"/>
      <w:bookmarkEnd w:id="171"/>
    </w:p>
    <w:p w14:paraId="4D6CF02F" w14:textId="77777777" w:rsidR="00827926" w:rsidRDefault="00827926" w:rsidP="00827926">
      <w:pPr>
        <w:pStyle w:val="Heading2"/>
        <w:numPr>
          <w:ilvl w:val="1"/>
          <w:numId w:val="0"/>
        </w:numPr>
        <w:ind w:left="2160" w:hanging="360"/>
      </w:pPr>
      <w:bookmarkStart w:id="172" w:name="_Toc354554888"/>
      <w:bookmarkStart w:id="173" w:name="_Toc354555046"/>
      <w:bookmarkStart w:id="174" w:name="_Toc499638897"/>
      <w:r>
        <w:t>Process Description</w:t>
      </w:r>
      <w:bookmarkEnd w:id="172"/>
      <w:bookmarkEnd w:id="173"/>
      <w:bookmarkEnd w:id="174"/>
    </w:p>
    <w:p w14:paraId="67471D61" w14:textId="77777777" w:rsidR="00827926" w:rsidRDefault="00827926" w:rsidP="00827926">
      <w:r>
        <w:t>The Edwards Eastbourne software development process is iterative in nature, and covers the following steps for each iteration cycle of a project:</w:t>
      </w:r>
    </w:p>
    <w:p w14:paraId="2E3EF811" w14:textId="77777777" w:rsidR="00827926" w:rsidRDefault="00827926" w:rsidP="00827926">
      <w:pPr>
        <w:ind w:left="1440"/>
      </w:pPr>
      <w:r>
        <w:t>Definition (first iteration only</w:t>
      </w:r>
      <w:proofErr w:type="gramStart"/>
      <w:r>
        <w:t>);</w:t>
      </w:r>
      <w:proofErr w:type="gramEnd"/>
    </w:p>
    <w:p w14:paraId="40BF783F" w14:textId="77777777" w:rsidR="00827926" w:rsidRDefault="00827926" w:rsidP="00827926">
      <w:pPr>
        <w:ind w:left="1440"/>
      </w:pPr>
      <w:r>
        <w:t xml:space="preserve">Requirements Capture and </w:t>
      </w:r>
      <w:proofErr w:type="gramStart"/>
      <w:r>
        <w:t>Analysis;</w:t>
      </w:r>
      <w:proofErr w:type="gramEnd"/>
    </w:p>
    <w:p w14:paraId="0C74DB16" w14:textId="77777777" w:rsidR="00827926" w:rsidRDefault="00827926" w:rsidP="00827926">
      <w:pPr>
        <w:ind w:left="1440"/>
      </w:pPr>
      <w:proofErr w:type="gramStart"/>
      <w:r>
        <w:t>Design;</w:t>
      </w:r>
      <w:proofErr w:type="gramEnd"/>
    </w:p>
    <w:p w14:paraId="7A05986E" w14:textId="77777777" w:rsidR="00827926" w:rsidRDefault="00827926" w:rsidP="00827926">
      <w:pPr>
        <w:ind w:left="1440"/>
      </w:pPr>
      <w:proofErr w:type="gramStart"/>
      <w:r>
        <w:t>Implementation;</w:t>
      </w:r>
      <w:proofErr w:type="gramEnd"/>
    </w:p>
    <w:p w14:paraId="43B5B211" w14:textId="77777777" w:rsidR="00827926" w:rsidRDefault="00827926" w:rsidP="00827926">
      <w:pPr>
        <w:ind w:left="1440"/>
      </w:pPr>
      <w:r>
        <w:t xml:space="preserve">Verification &amp; </w:t>
      </w:r>
      <w:proofErr w:type="gramStart"/>
      <w:r>
        <w:t>Testing;</w:t>
      </w:r>
      <w:proofErr w:type="gramEnd"/>
    </w:p>
    <w:p w14:paraId="2C7D04A1" w14:textId="77777777" w:rsidR="00827926" w:rsidRDefault="00827926" w:rsidP="00827926">
      <w:pPr>
        <w:ind w:left="1440"/>
      </w:pPr>
      <w:proofErr w:type="gramStart"/>
      <w:r>
        <w:t>Deployment;</w:t>
      </w:r>
      <w:proofErr w:type="gramEnd"/>
    </w:p>
    <w:p w14:paraId="53274EC8" w14:textId="77777777" w:rsidR="00827926" w:rsidRDefault="00827926" w:rsidP="00827926">
      <w:pPr>
        <w:ind w:left="1440"/>
      </w:pPr>
      <w:r>
        <w:t>Evaluation.</w:t>
      </w:r>
    </w:p>
    <w:p w14:paraId="260634A3" w14:textId="77777777" w:rsidR="00827926" w:rsidRDefault="00827926" w:rsidP="00827926"/>
    <w:p w14:paraId="571E0CDB" w14:textId="77777777" w:rsidR="00827926" w:rsidRDefault="00827926" w:rsidP="00827926">
      <w:r>
        <w:t xml:space="preserve">The following diagram illustrates the sequence of these phases. </w:t>
      </w:r>
    </w:p>
    <w:p w14:paraId="36E01DE1" w14:textId="10E59276" w:rsidR="00827926" w:rsidRDefault="00827926" w:rsidP="00827926">
      <w:r>
        <w:rPr>
          <w:noProof/>
        </w:rPr>
        <mc:AlternateContent>
          <mc:Choice Requires="wpc">
            <w:drawing>
              <wp:inline distT="0" distB="0" distL="0" distR="0" wp14:anchorId="0DAE24FA" wp14:editId="526F3F8B">
                <wp:extent cx="5600700" cy="3429000"/>
                <wp:effectExtent l="17145" t="17780" r="11430" b="10795"/>
                <wp:docPr id="895219809"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2137968197" name="Text Box 95"/>
                        <wps:cNvSpPr txBox="1">
                          <a:spLocks noChangeArrowheads="1"/>
                        </wps:cNvSpPr>
                        <wps:spPr bwMode="auto">
                          <a:xfrm>
                            <a:off x="799869" y="2171727"/>
                            <a:ext cx="685717" cy="3419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0C57D4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Design</w:t>
                              </w:r>
                            </w:p>
                          </w:txbxContent>
                        </wps:txbx>
                        <wps:bodyPr rot="0" vert="horz" wrap="square" lIns="91440" tIns="45720" rIns="91440" bIns="45720" anchor="t" anchorCtr="0" upright="1">
                          <a:noAutofit/>
                        </wps:bodyPr>
                      </wps:wsp>
                      <wps:wsp>
                        <wps:cNvPr id="586029359" name="Freeform 96">
                          <a:hlinkClick r:id="rId13"/>
                        </wps:cNvPr>
                        <wps:cNvSpPr>
                          <a:spLocks/>
                        </wps:cNvSpPr>
                        <wps:spPr bwMode="auto">
                          <a:xfrm>
                            <a:off x="1913046" y="434674"/>
                            <a:ext cx="1858804" cy="410890"/>
                          </a:xfrm>
                          <a:custGeom>
                            <a:avLst/>
                            <a:gdLst>
                              <a:gd name="T0" fmla="*/ 2927 w 2927"/>
                              <a:gd name="T1" fmla="*/ 617 h 647"/>
                              <a:gd name="T2" fmla="*/ 2669 w 2927"/>
                              <a:gd name="T3" fmla="*/ 364 h 647"/>
                              <a:gd name="T4" fmla="*/ 2111 w 2927"/>
                              <a:gd name="T5" fmla="*/ 73 h 647"/>
                              <a:gd name="T6" fmla="*/ 1476 w 2927"/>
                              <a:gd name="T7" fmla="*/ 9 h 647"/>
                              <a:gd name="T8" fmla="*/ 809 w 2927"/>
                              <a:gd name="T9" fmla="*/ 126 h 647"/>
                              <a:gd name="T10" fmla="*/ 330 w 2927"/>
                              <a:gd name="T11" fmla="*/ 406 h 647"/>
                              <a:gd name="T12" fmla="*/ 0 w 2927"/>
                              <a:gd name="T13" fmla="*/ 647 h 647"/>
                            </a:gdLst>
                            <a:ahLst/>
                            <a:cxnLst>
                              <a:cxn ang="0">
                                <a:pos x="T0" y="T1"/>
                              </a:cxn>
                              <a:cxn ang="0">
                                <a:pos x="T2" y="T3"/>
                              </a:cxn>
                              <a:cxn ang="0">
                                <a:pos x="T4" y="T5"/>
                              </a:cxn>
                              <a:cxn ang="0">
                                <a:pos x="T6" y="T7"/>
                              </a:cxn>
                              <a:cxn ang="0">
                                <a:pos x="T8" y="T9"/>
                              </a:cxn>
                              <a:cxn ang="0">
                                <a:pos x="T10" y="T11"/>
                              </a:cxn>
                              <a:cxn ang="0">
                                <a:pos x="T12" y="T13"/>
                              </a:cxn>
                            </a:cxnLst>
                            <a:rect l="0" t="0" r="r" b="b"/>
                            <a:pathLst>
                              <a:path w="2927" h="647">
                                <a:moveTo>
                                  <a:pt x="2927" y="617"/>
                                </a:moveTo>
                                <a:cubicBezTo>
                                  <a:pt x="2884" y="574"/>
                                  <a:pt x="2805" y="455"/>
                                  <a:pt x="2669" y="364"/>
                                </a:cubicBezTo>
                                <a:cubicBezTo>
                                  <a:pt x="2533" y="273"/>
                                  <a:pt x="2310" y="132"/>
                                  <a:pt x="2111" y="73"/>
                                </a:cubicBezTo>
                                <a:cubicBezTo>
                                  <a:pt x="1912" y="14"/>
                                  <a:pt x="1693" y="0"/>
                                  <a:pt x="1476" y="9"/>
                                </a:cubicBezTo>
                                <a:cubicBezTo>
                                  <a:pt x="1259" y="18"/>
                                  <a:pt x="1000" y="60"/>
                                  <a:pt x="809" y="126"/>
                                </a:cubicBezTo>
                                <a:cubicBezTo>
                                  <a:pt x="618" y="192"/>
                                  <a:pt x="465" y="319"/>
                                  <a:pt x="330" y="406"/>
                                </a:cubicBezTo>
                                <a:cubicBezTo>
                                  <a:pt x="195" y="493"/>
                                  <a:pt x="69" y="597"/>
                                  <a:pt x="0" y="647"/>
                                </a:cubicBezTo>
                              </a:path>
                            </a:pathLst>
                          </a:custGeom>
                          <a:noFill/>
                          <a:ln w="79375">
                            <a:solidFill>
                              <a:srgbClr val="800080"/>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415098" name="Freeform 97">
                          <a:hlinkClick r:id="rId14"/>
                        </wps:cNvPr>
                        <wps:cNvSpPr>
                          <a:spLocks/>
                        </wps:cNvSpPr>
                        <wps:spPr bwMode="auto">
                          <a:xfrm>
                            <a:off x="801488" y="462558"/>
                            <a:ext cx="990121" cy="341998"/>
                          </a:xfrm>
                          <a:custGeom>
                            <a:avLst/>
                            <a:gdLst>
                              <a:gd name="T0" fmla="*/ 0 w 1559"/>
                              <a:gd name="T1" fmla="*/ 0 h 539"/>
                              <a:gd name="T2" fmla="*/ 484 w 1559"/>
                              <a:gd name="T3" fmla="*/ 40 h 539"/>
                              <a:gd name="T4" fmla="*/ 954 w 1559"/>
                              <a:gd name="T5" fmla="*/ 131 h 539"/>
                              <a:gd name="T6" fmla="*/ 1240 w 1559"/>
                              <a:gd name="T7" fmla="*/ 267 h 539"/>
                              <a:gd name="T8" fmla="*/ 1559 w 1559"/>
                              <a:gd name="T9" fmla="*/ 539 h 539"/>
                            </a:gdLst>
                            <a:ahLst/>
                            <a:cxnLst>
                              <a:cxn ang="0">
                                <a:pos x="T0" y="T1"/>
                              </a:cxn>
                              <a:cxn ang="0">
                                <a:pos x="T2" y="T3"/>
                              </a:cxn>
                              <a:cxn ang="0">
                                <a:pos x="T4" y="T5"/>
                              </a:cxn>
                              <a:cxn ang="0">
                                <a:pos x="T6" y="T7"/>
                              </a:cxn>
                              <a:cxn ang="0">
                                <a:pos x="T8" y="T9"/>
                              </a:cxn>
                            </a:cxnLst>
                            <a:rect l="0" t="0" r="r" b="b"/>
                            <a:pathLst>
                              <a:path w="1559" h="539">
                                <a:moveTo>
                                  <a:pt x="0" y="0"/>
                                </a:moveTo>
                                <a:cubicBezTo>
                                  <a:pt x="78" y="6"/>
                                  <a:pt x="325" y="18"/>
                                  <a:pt x="484" y="40"/>
                                </a:cubicBezTo>
                                <a:cubicBezTo>
                                  <a:pt x="642" y="61"/>
                                  <a:pt x="828" y="93"/>
                                  <a:pt x="954" y="131"/>
                                </a:cubicBezTo>
                                <a:cubicBezTo>
                                  <a:pt x="1081" y="170"/>
                                  <a:pt x="1139" y="199"/>
                                  <a:pt x="1240" y="267"/>
                                </a:cubicBezTo>
                                <a:cubicBezTo>
                                  <a:pt x="1341" y="335"/>
                                  <a:pt x="1493" y="482"/>
                                  <a:pt x="1559" y="539"/>
                                </a:cubicBezTo>
                              </a:path>
                            </a:pathLst>
                          </a:custGeom>
                          <a:noFill/>
                          <a:ln w="79375">
                            <a:solidFill>
                              <a:srgbClr val="993366"/>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274859" name="Freeform 98">
                          <a:hlinkClick r:id="rId15"/>
                        </wps:cNvPr>
                        <wps:cNvSpPr>
                          <a:spLocks/>
                        </wps:cNvSpPr>
                        <wps:spPr bwMode="auto">
                          <a:xfrm>
                            <a:off x="1598928" y="1852693"/>
                            <a:ext cx="255828" cy="807017"/>
                          </a:xfrm>
                          <a:custGeom>
                            <a:avLst/>
                            <a:gdLst>
                              <a:gd name="T0" fmla="*/ 0 w 403"/>
                              <a:gd name="T1" fmla="*/ 0 h 1270"/>
                              <a:gd name="T2" fmla="*/ 43 w 403"/>
                              <a:gd name="T3" fmla="*/ 392 h 1270"/>
                              <a:gd name="T4" fmla="*/ 180 w 403"/>
                              <a:gd name="T5" fmla="*/ 827 h 1270"/>
                              <a:gd name="T6" fmla="*/ 403 w 403"/>
                              <a:gd name="T7" fmla="*/ 1270 h 1270"/>
                            </a:gdLst>
                            <a:ahLst/>
                            <a:cxnLst>
                              <a:cxn ang="0">
                                <a:pos x="T0" y="T1"/>
                              </a:cxn>
                              <a:cxn ang="0">
                                <a:pos x="T2" y="T3"/>
                              </a:cxn>
                              <a:cxn ang="0">
                                <a:pos x="T4" y="T5"/>
                              </a:cxn>
                              <a:cxn ang="0">
                                <a:pos x="T6" y="T7"/>
                              </a:cxn>
                            </a:cxnLst>
                            <a:rect l="0" t="0" r="r" b="b"/>
                            <a:pathLst>
                              <a:path w="403" h="1270">
                                <a:moveTo>
                                  <a:pt x="0" y="0"/>
                                </a:moveTo>
                                <a:cubicBezTo>
                                  <a:pt x="7" y="65"/>
                                  <a:pt x="13" y="254"/>
                                  <a:pt x="43" y="392"/>
                                </a:cubicBezTo>
                                <a:cubicBezTo>
                                  <a:pt x="73" y="530"/>
                                  <a:pt x="120" y="681"/>
                                  <a:pt x="180" y="827"/>
                                </a:cubicBezTo>
                                <a:cubicBezTo>
                                  <a:pt x="240" y="973"/>
                                  <a:pt x="357" y="1178"/>
                                  <a:pt x="403" y="127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203832" name="Oval 99"/>
                        <wps:cNvSpPr>
                          <a:spLocks noChangeArrowheads="1"/>
                        </wps:cNvSpPr>
                        <wps:spPr bwMode="auto">
                          <a:xfrm>
                            <a:off x="1485586" y="1714910"/>
                            <a:ext cx="229922" cy="228819"/>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39539504" name="Freeform 100">
                          <a:hlinkClick r:id="rId16"/>
                        </wps:cNvPr>
                        <wps:cNvSpPr>
                          <a:spLocks/>
                        </wps:cNvSpPr>
                        <wps:spPr bwMode="auto">
                          <a:xfrm>
                            <a:off x="1975384" y="2807335"/>
                            <a:ext cx="882446" cy="284588"/>
                          </a:xfrm>
                          <a:custGeom>
                            <a:avLst/>
                            <a:gdLst>
                              <a:gd name="T0" fmla="*/ 0 w 1390"/>
                              <a:gd name="T1" fmla="*/ 0 h 448"/>
                              <a:gd name="T2" fmla="*/ 434 w 1390"/>
                              <a:gd name="T3" fmla="*/ 223 h 448"/>
                              <a:gd name="T4" fmla="*/ 869 w 1390"/>
                              <a:gd name="T5" fmla="*/ 381 h 448"/>
                              <a:gd name="T6" fmla="*/ 1390 w 1390"/>
                              <a:gd name="T7" fmla="*/ 448 h 448"/>
                            </a:gdLst>
                            <a:ahLst/>
                            <a:cxnLst>
                              <a:cxn ang="0">
                                <a:pos x="T0" y="T1"/>
                              </a:cxn>
                              <a:cxn ang="0">
                                <a:pos x="T2" y="T3"/>
                              </a:cxn>
                              <a:cxn ang="0">
                                <a:pos x="T4" y="T5"/>
                              </a:cxn>
                              <a:cxn ang="0">
                                <a:pos x="T6" y="T7"/>
                              </a:cxn>
                            </a:cxnLst>
                            <a:rect l="0" t="0" r="r" b="b"/>
                            <a:pathLst>
                              <a:path w="1390" h="448">
                                <a:moveTo>
                                  <a:pt x="0" y="0"/>
                                </a:moveTo>
                                <a:cubicBezTo>
                                  <a:pt x="72" y="37"/>
                                  <a:pt x="289" y="160"/>
                                  <a:pt x="434" y="223"/>
                                </a:cubicBezTo>
                                <a:cubicBezTo>
                                  <a:pt x="579" y="286"/>
                                  <a:pt x="710" y="343"/>
                                  <a:pt x="869" y="381"/>
                                </a:cubicBezTo>
                                <a:cubicBezTo>
                                  <a:pt x="1028" y="419"/>
                                  <a:pt x="1282" y="434"/>
                                  <a:pt x="1390" y="448"/>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521634" name="Text Box 101"/>
                        <wps:cNvSpPr txBox="1">
                          <a:spLocks noChangeArrowheads="1"/>
                        </wps:cNvSpPr>
                        <wps:spPr bwMode="auto">
                          <a:xfrm>
                            <a:off x="0" y="1143273"/>
                            <a:ext cx="1485586" cy="57409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C2BAC72"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Requirements Capture &amp; Analysis</w:t>
                              </w:r>
                            </w:p>
                          </w:txbxContent>
                        </wps:txbx>
                        <wps:bodyPr rot="0" vert="horz" wrap="square" lIns="91440" tIns="45720" rIns="91440" bIns="45720" anchor="t" anchorCtr="0" upright="1">
                          <a:noAutofit/>
                        </wps:bodyPr>
                      </wps:wsp>
                      <wps:wsp>
                        <wps:cNvPr id="264542159" name="Text Box 102"/>
                        <wps:cNvSpPr txBox="1">
                          <a:spLocks noChangeArrowheads="1"/>
                        </wps:cNvSpPr>
                        <wps:spPr bwMode="auto">
                          <a:xfrm>
                            <a:off x="914020" y="3086182"/>
                            <a:ext cx="1372244" cy="340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B5F58C3"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Implementation</w:t>
                              </w:r>
                            </w:p>
                          </w:txbxContent>
                        </wps:txbx>
                        <wps:bodyPr rot="0" vert="horz" wrap="square" lIns="91440" tIns="45720" rIns="91440" bIns="45720" anchor="t" anchorCtr="0" upright="1">
                          <a:noAutofit/>
                        </wps:bodyPr>
                      </wps:wsp>
                      <wps:wsp>
                        <wps:cNvPr id="191275122" name="Text Box 103"/>
                        <wps:cNvSpPr txBox="1">
                          <a:spLocks noChangeArrowheads="1"/>
                        </wps:cNvSpPr>
                        <wps:spPr bwMode="auto">
                          <a:xfrm>
                            <a:off x="571566" y="0"/>
                            <a:ext cx="1141513" cy="3444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65EF3F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Definition</w:t>
                              </w:r>
                            </w:p>
                          </w:txbxContent>
                        </wps:txbx>
                        <wps:bodyPr rot="0" vert="horz" wrap="square" lIns="91440" tIns="45720" rIns="91440" bIns="45720" anchor="t" anchorCtr="0" upright="1">
                          <a:noAutofit/>
                        </wps:bodyPr>
                      </wps:wsp>
                      <wps:wsp>
                        <wps:cNvPr id="255367403" name="Oval 104"/>
                        <wps:cNvSpPr>
                          <a:spLocks noChangeArrowheads="1"/>
                        </wps:cNvSpPr>
                        <wps:spPr bwMode="auto">
                          <a:xfrm>
                            <a:off x="2857830" y="2977104"/>
                            <a:ext cx="229922" cy="22717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54635228" name="Freeform 105">
                          <a:hlinkClick r:id="rId17"/>
                        </wps:cNvPr>
                        <wps:cNvSpPr>
                          <a:spLocks/>
                        </wps:cNvSpPr>
                        <wps:spPr bwMode="auto">
                          <a:xfrm>
                            <a:off x="3086133" y="892311"/>
                            <a:ext cx="1135036" cy="2198792"/>
                          </a:xfrm>
                          <a:custGeom>
                            <a:avLst/>
                            <a:gdLst>
                              <a:gd name="T0" fmla="*/ 0 w 1787"/>
                              <a:gd name="T1" fmla="*/ 3463 h 3463"/>
                              <a:gd name="T2" fmla="*/ 613 w 1787"/>
                              <a:gd name="T3" fmla="*/ 3323 h 3463"/>
                              <a:gd name="T4" fmla="*/ 1270 w 1787"/>
                              <a:gd name="T5" fmla="*/ 2910 h 3463"/>
                              <a:gd name="T6" fmla="*/ 1662 w 1787"/>
                              <a:gd name="T7" fmla="*/ 2296 h 3463"/>
                              <a:gd name="T8" fmla="*/ 1768 w 1787"/>
                              <a:gd name="T9" fmla="*/ 1460 h 3463"/>
                              <a:gd name="T10" fmla="*/ 1545 w 1787"/>
                              <a:gd name="T11" fmla="*/ 539 h 3463"/>
                              <a:gd name="T12" fmla="*/ 1192 w 1787"/>
                              <a:gd name="T13" fmla="*/ 0 h 3463"/>
                            </a:gdLst>
                            <a:ahLst/>
                            <a:cxnLst>
                              <a:cxn ang="0">
                                <a:pos x="T0" y="T1"/>
                              </a:cxn>
                              <a:cxn ang="0">
                                <a:pos x="T2" y="T3"/>
                              </a:cxn>
                              <a:cxn ang="0">
                                <a:pos x="T4" y="T5"/>
                              </a:cxn>
                              <a:cxn ang="0">
                                <a:pos x="T6" y="T7"/>
                              </a:cxn>
                              <a:cxn ang="0">
                                <a:pos x="T8" y="T9"/>
                              </a:cxn>
                              <a:cxn ang="0">
                                <a:pos x="T10" y="T11"/>
                              </a:cxn>
                              <a:cxn ang="0">
                                <a:pos x="T12" y="T13"/>
                              </a:cxn>
                            </a:cxnLst>
                            <a:rect l="0" t="0" r="r" b="b"/>
                            <a:pathLst>
                              <a:path w="1787" h="3463">
                                <a:moveTo>
                                  <a:pt x="0" y="3463"/>
                                </a:moveTo>
                                <a:cubicBezTo>
                                  <a:pt x="102" y="3440"/>
                                  <a:pt x="401" y="3415"/>
                                  <a:pt x="613" y="3323"/>
                                </a:cubicBezTo>
                                <a:cubicBezTo>
                                  <a:pt x="825" y="3231"/>
                                  <a:pt x="1095" y="3081"/>
                                  <a:pt x="1270" y="2910"/>
                                </a:cubicBezTo>
                                <a:cubicBezTo>
                                  <a:pt x="1445" y="2739"/>
                                  <a:pt x="1579" y="2538"/>
                                  <a:pt x="1662" y="2296"/>
                                </a:cubicBezTo>
                                <a:cubicBezTo>
                                  <a:pt x="1745" y="2054"/>
                                  <a:pt x="1787" y="1753"/>
                                  <a:pt x="1768" y="1460"/>
                                </a:cubicBezTo>
                                <a:cubicBezTo>
                                  <a:pt x="1749" y="1167"/>
                                  <a:pt x="1641" y="782"/>
                                  <a:pt x="1545" y="539"/>
                                </a:cubicBezTo>
                                <a:cubicBezTo>
                                  <a:pt x="1449" y="296"/>
                                  <a:pt x="1266" y="112"/>
                                  <a:pt x="119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563504" name="Text Box 106"/>
                        <wps:cNvSpPr txBox="1">
                          <a:spLocks noChangeArrowheads="1"/>
                        </wps:cNvSpPr>
                        <wps:spPr bwMode="auto">
                          <a:xfrm>
                            <a:off x="2350221" y="1352409"/>
                            <a:ext cx="1142323" cy="57081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28CF4DF"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Verification &amp; Testing</w:t>
                              </w:r>
                            </w:p>
                          </w:txbxContent>
                        </wps:txbx>
                        <wps:bodyPr rot="0" vert="horz" wrap="square" lIns="91440" tIns="45720" rIns="91440" bIns="45720" anchor="t" anchorCtr="0" upright="1">
                          <a:noAutofit/>
                        </wps:bodyPr>
                      </wps:wsp>
                      <wps:wsp>
                        <wps:cNvPr id="252403656" name="Freeform 107">
                          <a:hlinkClick r:id="rId18"/>
                        </wps:cNvPr>
                        <wps:cNvSpPr>
                          <a:spLocks/>
                        </wps:cNvSpPr>
                        <wps:spPr bwMode="auto">
                          <a:xfrm>
                            <a:off x="3791280" y="148445"/>
                            <a:ext cx="73105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100513" name="Text Box 108"/>
                        <wps:cNvSpPr txBox="1">
                          <a:spLocks noChangeArrowheads="1"/>
                        </wps:cNvSpPr>
                        <wps:spPr bwMode="auto">
                          <a:xfrm>
                            <a:off x="4573338" y="426472"/>
                            <a:ext cx="1027362" cy="34281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8258AE0"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Deployment</w:t>
                              </w:r>
                            </w:p>
                          </w:txbxContent>
                        </wps:txbx>
                        <wps:bodyPr rot="0" vert="horz" wrap="square" lIns="91440" tIns="45720" rIns="91440" bIns="45720" anchor="t" anchorCtr="0" upright="1">
                          <a:noAutofit/>
                        </wps:bodyPr>
                      </wps:wsp>
                      <wps:wsp>
                        <wps:cNvPr id="1338461116" name="Text Box 109"/>
                        <wps:cNvSpPr txBox="1">
                          <a:spLocks noChangeArrowheads="1"/>
                        </wps:cNvSpPr>
                        <wps:spPr bwMode="auto">
                          <a:xfrm>
                            <a:off x="2057152" y="0"/>
                            <a:ext cx="914830" cy="3419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DB7109E"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Evaluation</w:t>
                              </w:r>
                            </w:p>
                          </w:txbxContent>
                        </wps:txbx>
                        <wps:bodyPr rot="0" vert="horz" wrap="square" lIns="91440" tIns="45720" rIns="91440" bIns="45720" anchor="t" anchorCtr="0" upright="1">
                          <a:noAutofit/>
                        </wps:bodyPr>
                      </wps:wsp>
                      <wps:wsp>
                        <wps:cNvPr id="1244542904" name="Line 110">
                          <a:hlinkClick r:id="rId19"/>
                        </wps:cNvPr>
                        <wps:cNvCnPr>
                          <a:cxnSpLocks noChangeShapeType="1"/>
                        </wps:cNvCnPr>
                        <wps:spPr bwMode="auto">
                          <a:xfrm>
                            <a:off x="3315245" y="2857363"/>
                            <a:ext cx="114151" cy="342818"/>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50190437" name="Line 111">
                          <a:hlinkClick r:id="rId20"/>
                        </wps:cNvPr>
                        <wps:cNvCnPr>
                          <a:cxnSpLocks noChangeShapeType="1"/>
                        </wps:cNvCnPr>
                        <wps:spPr bwMode="auto">
                          <a:xfrm>
                            <a:off x="3886811" y="2400546"/>
                            <a:ext cx="435556" cy="292790"/>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1712392" name="Line 112">
                          <a:hlinkClick r:id="rId21"/>
                        </wps:cNvPr>
                        <wps:cNvCnPr>
                          <a:cxnSpLocks noChangeShapeType="1"/>
                        </wps:cNvCnPr>
                        <wps:spPr bwMode="auto">
                          <a:xfrm>
                            <a:off x="3694130" y="499464"/>
                            <a:ext cx="420984" cy="300991"/>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8596604" name="Text Box 113"/>
                        <wps:cNvSpPr txBox="1">
                          <a:spLocks noChangeArrowheads="1"/>
                        </wps:cNvSpPr>
                        <wps:spPr bwMode="auto">
                          <a:xfrm>
                            <a:off x="2521853" y="2575236"/>
                            <a:ext cx="913210" cy="2279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A3C2705"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w:t>
                                </w:r>
                                <w:r w:rsidRPr="008E78CC">
                                  <w:rPr>
                                    <w:rStyle w:val="Hyperlink"/>
                                    <w:rFonts w:eastAsiaTheme="majorEastAsia"/>
                                    <w:b/>
                                    <w:color w:val="FF0000"/>
                                    <w:sz w:val="16"/>
                                    <w:szCs w:val="16"/>
                                  </w:rPr>
                                  <w:t>h</w:t>
                                </w:r>
                                <w:r w:rsidRPr="008E78CC">
                                  <w:rPr>
                                    <w:rStyle w:val="Hyperlink"/>
                                    <w:rFonts w:eastAsiaTheme="majorEastAsia"/>
                                    <w:b/>
                                    <w:color w:val="FF0000"/>
                                    <w:sz w:val="16"/>
                                    <w:szCs w:val="16"/>
                                  </w:rPr>
                                  <w:t>a re</w:t>
                                </w:r>
                                <w:r w:rsidRPr="008E78CC">
                                  <w:rPr>
                                    <w:rStyle w:val="Hyperlink"/>
                                    <w:rFonts w:eastAsiaTheme="majorEastAsia"/>
                                    <w:b/>
                                    <w:color w:val="FF0000"/>
                                    <w:sz w:val="16"/>
                                    <w:szCs w:val="16"/>
                                  </w:rPr>
                                  <w:t>l</w:t>
                                </w:r>
                                <w:r w:rsidRPr="008E78CC">
                                  <w:rPr>
                                    <w:rStyle w:val="Hyperlink"/>
                                    <w:rFonts w:eastAsiaTheme="majorEastAsia"/>
                                    <w:b/>
                                    <w:color w:val="FF0000"/>
                                    <w:sz w:val="16"/>
                                    <w:szCs w:val="16"/>
                                  </w:rPr>
                                  <w:t>ease</w:t>
                                </w:r>
                              </w:hyperlink>
                            </w:p>
                          </w:txbxContent>
                        </wps:txbx>
                        <wps:bodyPr rot="0" vert="horz" wrap="square" lIns="91440" tIns="45720" rIns="91440" bIns="45720" anchor="t" anchorCtr="0" upright="1">
                          <a:noAutofit/>
                        </wps:bodyPr>
                      </wps:wsp>
                      <wps:wsp>
                        <wps:cNvPr id="2013723506" name="Text Box 114"/>
                        <wps:cNvSpPr txBox="1">
                          <a:spLocks noChangeArrowheads="1"/>
                        </wps:cNvSpPr>
                        <wps:spPr bwMode="auto">
                          <a:xfrm>
                            <a:off x="4236551" y="2815536"/>
                            <a:ext cx="913210" cy="2288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ECF52D5" w14:textId="77777777" w:rsidR="00827926" w:rsidRPr="008E78CC" w:rsidRDefault="00827926" w:rsidP="00827926">
                              <w:pPr>
                                <w:rPr>
                                  <w:b/>
                                  <w:color w:val="FF0000"/>
                                  <w:sz w:val="16"/>
                                  <w:szCs w:val="16"/>
                                </w:rPr>
                              </w:pPr>
                              <w:hyperlink w:anchor="Beta_baseline_description" w:history="1">
                                <w:r w:rsidRPr="008E78CC">
                                  <w:rPr>
                                    <w:rStyle w:val="Hyperlink"/>
                                    <w:rFonts w:eastAsiaTheme="majorEastAsia"/>
                                    <w:b/>
                                    <w:color w:val="FF0000"/>
                                    <w:sz w:val="16"/>
                                    <w:szCs w:val="16"/>
                                  </w:rPr>
                                  <w:t xml:space="preserve">Beta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ele</w:t>
                                </w:r>
                                <w:r w:rsidRPr="008E78CC">
                                  <w:rPr>
                                    <w:rStyle w:val="Hyperlink"/>
                                    <w:rFonts w:eastAsiaTheme="majorEastAsia"/>
                                    <w:b/>
                                    <w:color w:val="FF0000"/>
                                    <w:sz w:val="16"/>
                                    <w:szCs w:val="16"/>
                                  </w:rPr>
                                  <w:t>a</w:t>
                                </w:r>
                                <w:r w:rsidRPr="008E78CC">
                                  <w:rPr>
                                    <w:rStyle w:val="Hyperlink"/>
                                    <w:rFonts w:eastAsiaTheme="majorEastAsia"/>
                                    <w:b/>
                                    <w:color w:val="FF0000"/>
                                    <w:sz w:val="16"/>
                                    <w:szCs w:val="16"/>
                                  </w:rPr>
                                  <w:t>s</w:t>
                                </w:r>
                                <w:r w:rsidRPr="008E78CC">
                                  <w:rPr>
                                    <w:rStyle w:val="Hyperlink"/>
                                    <w:rFonts w:eastAsiaTheme="majorEastAsia"/>
                                    <w:b/>
                                    <w:color w:val="FF0000"/>
                                    <w:sz w:val="16"/>
                                    <w:szCs w:val="16"/>
                                  </w:rPr>
                                  <w:t>e</w:t>
                                </w:r>
                              </w:hyperlink>
                            </w:p>
                          </w:txbxContent>
                        </wps:txbx>
                        <wps:bodyPr rot="0" vert="horz" wrap="square" lIns="91440" tIns="45720" rIns="91440" bIns="45720" anchor="t" anchorCtr="0" upright="1">
                          <a:noAutofit/>
                        </wps:bodyPr>
                      </wps:wsp>
                      <wps:wsp>
                        <wps:cNvPr id="2034724382" name="Text Box 115"/>
                        <wps:cNvSpPr txBox="1">
                          <a:spLocks noChangeArrowheads="1"/>
                        </wps:cNvSpPr>
                        <wps:spPr bwMode="auto">
                          <a:xfrm>
                            <a:off x="4070587" y="797995"/>
                            <a:ext cx="1258093" cy="23045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E750E25" w14:textId="77777777" w:rsidR="00827926" w:rsidRPr="008E78CC" w:rsidRDefault="00827926" w:rsidP="00827926">
                              <w:pPr>
                                <w:rPr>
                                  <w:b/>
                                  <w:color w:val="FF0000"/>
                                  <w:sz w:val="16"/>
                                  <w:szCs w:val="16"/>
                                </w:rPr>
                              </w:pPr>
                              <w:hyperlink w:anchor="Prodn_baseline_description" w:history="1">
                                <w:r w:rsidRPr="008E78CC">
                                  <w:rPr>
                                    <w:rStyle w:val="Hyperlink"/>
                                    <w:rFonts w:eastAsiaTheme="majorEastAsia"/>
                                    <w:b/>
                                    <w:color w:val="FF0000"/>
                                    <w:sz w:val="16"/>
                                    <w:szCs w:val="16"/>
                                  </w:rPr>
                                  <w:t>Productio</w:t>
                                </w:r>
                                <w:r w:rsidRPr="008E78CC">
                                  <w:rPr>
                                    <w:rStyle w:val="Hyperlink"/>
                                    <w:rFonts w:eastAsiaTheme="majorEastAsia"/>
                                    <w:b/>
                                    <w:color w:val="FF0000"/>
                                    <w:sz w:val="16"/>
                                    <w:szCs w:val="16"/>
                                  </w:rPr>
                                  <w:t>n</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elease</w:t>
                                </w:r>
                              </w:hyperlink>
                            </w:p>
                          </w:txbxContent>
                        </wps:txbx>
                        <wps:bodyPr rot="0" vert="horz" wrap="square" lIns="91440" tIns="45720" rIns="91440" bIns="45720" anchor="t" anchorCtr="0" upright="1">
                          <a:noAutofit/>
                        </wps:bodyPr>
                      </wps:wsp>
                      <wps:wsp>
                        <wps:cNvPr id="1267690822" name="Line 116"/>
                        <wps:cNvCnPr>
                          <a:cxnSpLocks noChangeShapeType="1"/>
                        </wps:cNvCnPr>
                        <wps:spPr bwMode="auto">
                          <a:xfrm>
                            <a:off x="2628718" y="228819"/>
                            <a:ext cx="457415"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6614679" name="Line 117"/>
                        <wps:cNvCnPr>
                          <a:cxnSpLocks noChangeShapeType="1"/>
                        </wps:cNvCnPr>
                        <wps:spPr bwMode="auto">
                          <a:xfrm>
                            <a:off x="1143132" y="228819"/>
                            <a:ext cx="114151"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8798080" name="Line 118"/>
                        <wps:cNvCnPr>
                          <a:cxnSpLocks noChangeShapeType="1"/>
                        </wps:cNvCnPr>
                        <wps:spPr bwMode="auto">
                          <a:xfrm flipH="1" flipV="1">
                            <a:off x="4000153" y="456817"/>
                            <a:ext cx="595044" cy="104158"/>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4292060" name="Line 119"/>
                        <wps:cNvCnPr>
                          <a:cxnSpLocks noChangeShapeType="1"/>
                        </wps:cNvCnPr>
                        <wps:spPr bwMode="auto">
                          <a:xfrm>
                            <a:off x="3433444" y="1595170"/>
                            <a:ext cx="795821" cy="119740"/>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0025020" name="Line 120"/>
                        <wps:cNvCnPr>
                          <a:cxnSpLocks noChangeShapeType="1"/>
                        </wps:cNvCnPr>
                        <wps:spPr bwMode="auto">
                          <a:xfrm flipH="1">
                            <a:off x="1714698" y="2972183"/>
                            <a:ext cx="456605"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9016859" name="Line 121"/>
                        <wps:cNvCnPr>
                          <a:cxnSpLocks noChangeShapeType="1"/>
                        </wps:cNvCnPr>
                        <wps:spPr bwMode="auto">
                          <a:xfrm flipV="1">
                            <a:off x="1371435" y="1257273"/>
                            <a:ext cx="343263"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295115" name="Line 122"/>
                        <wps:cNvCnPr>
                          <a:cxnSpLocks noChangeShapeType="1"/>
                        </wps:cNvCnPr>
                        <wps:spPr bwMode="auto">
                          <a:xfrm flipV="1">
                            <a:off x="1371435" y="2171727"/>
                            <a:ext cx="229112"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32365919" name="Oval 123"/>
                        <wps:cNvSpPr>
                          <a:spLocks noChangeArrowheads="1"/>
                        </wps:cNvSpPr>
                        <wps:spPr bwMode="auto">
                          <a:xfrm>
                            <a:off x="3657699" y="692197"/>
                            <a:ext cx="229112" cy="227999"/>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1219956" name="Oval 124"/>
                        <wps:cNvSpPr>
                          <a:spLocks noChangeArrowheads="1"/>
                        </wps:cNvSpPr>
                        <wps:spPr bwMode="auto">
                          <a:xfrm>
                            <a:off x="1828850" y="2635106"/>
                            <a:ext cx="229112" cy="22717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67607816" name="Freeform 125">
                          <a:hlinkClick r:id="rId22"/>
                        </wps:cNvPr>
                        <wps:cNvSpPr>
                          <a:spLocks/>
                        </wps:cNvSpPr>
                        <wps:spPr bwMode="auto">
                          <a:xfrm>
                            <a:off x="1613500" y="994008"/>
                            <a:ext cx="184585" cy="720902"/>
                          </a:xfrm>
                          <a:custGeom>
                            <a:avLst/>
                            <a:gdLst>
                              <a:gd name="T0" fmla="*/ 291 w 291"/>
                              <a:gd name="T1" fmla="*/ 0 h 1136"/>
                              <a:gd name="T2" fmla="*/ 158 w 291"/>
                              <a:gd name="T3" fmla="*/ 347 h 1136"/>
                              <a:gd name="T4" fmla="*/ 63 w 291"/>
                              <a:gd name="T5" fmla="*/ 717 h 1136"/>
                              <a:gd name="T6" fmla="*/ 0 w 291"/>
                              <a:gd name="T7" fmla="*/ 1136 h 1136"/>
                            </a:gdLst>
                            <a:ahLst/>
                            <a:cxnLst>
                              <a:cxn ang="0">
                                <a:pos x="T0" y="T1"/>
                              </a:cxn>
                              <a:cxn ang="0">
                                <a:pos x="T2" y="T3"/>
                              </a:cxn>
                              <a:cxn ang="0">
                                <a:pos x="T4" y="T5"/>
                              </a:cxn>
                              <a:cxn ang="0">
                                <a:pos x="T6" y="T7"/>
                              </a:cxn>
                            </a:cxnLst>
                            <a:rect l="0" t="0" r="r" b="b"/>
                            <a:pathLst>
                              <a:path w="291" h="1136">
                                <a:moveTo>
                                  <a:pt x="291" y="0"/>
                                </a:moveTo>
                                <a:cubicBezTo>
                                  <a:pt x="269" y="58"/>
                                  <a:pt x="196" y="227"/>
                                  <a:pt x="158" y="347"/>
                                </a:cubicBezTo>
                                <a:cubicBezTo>
                                  <a:pt x="120" y="467"/>
                                  <a:pt x="89" y="586"/>
                                  <a:pt x="63" y="717"/>
                                </a:cubicBezTo>
                                <a:cubicBezTo>
                                  <a:pt x="37" y="848"/>
                                  <a:pt x="13" y="1049"/>
                                  <a:pt x="0" y="1136"/>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30060" name="Oval 126"/>
                        <wps:cNvSpPr>
                          <a:spLocks noChangeArrowheads="1"/>
                        </wps:cNvSpPr>
                        <wps:spPr bwMode="auto">
                          <a:xfrm>
                            <a:off x="1714698" y="800455"/>
                            <a:ext cx="228303" cy="22307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61944047" name="Oval 127"/>
                        <wps:cNvSpPr>
                          <a:spLocks noChangeArrowheads="1"/>
                        </wps:cNvSpPr>
                        <wps:spPr bwMode="auto">
                          <a:xfrm>
                            <a:off x="3860095" y="2523567"/>
                            <a:ext cx="231541" cy="22635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2184195" name="Line 128"/>
                        <wps:cNvCnPr>
                          <a:cxnSpLocks noChangeShapeType="1"/>
                        </wps:cNvCnPr>
                        <wps:spPr bwMode="auto">
                          <a:xfrm>
                            <a:off x="3025414" y="1860075"/>
                            <a:ext cx="712434" cy="1061260"/>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8416352" name="Freeform 129">
                          <a:hlinkClick r:id="rId18"/>
                        </wps:cNvPr>
                        <wps:cNvSpPr>
                          <a:spLocks/>
                        </wps:cNvSpPr>
                        <wps:spPr bwMode="auto">
                          <a:xfrm rot="1225970">
                            <a:off x="4176642" y="2195511"/>
                            <a:ext cx="73024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531174" name="Line 130"/>
                        <wps:cNvCnPr>
                          <a:cxnSpLocks noChangeShapeType="1"/>
                        </wps:cNvCnPr>
                        <wps:spPr bwMode="auto">
                          <a:xfrm flipH="1">
                            <a:off x="4711777" y="647089"/>
                            <a:ext cx="531087" cy="1680464"/>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0DAE24FA" id="Canvas 5" o:spid="_x0000_s1026" editas="canvas" style="width:441pt;height:270pt;mso-position-horizontal-relative:char;mso-position-vertical-relative:line" coordsize="56007,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007;height:34290;visibility:visible;mso-wrap-style:square" stroked="t">
                  <v:fill o:detectmouseclick="t"/>
                  <v:path o:connecttype="none"/>
                </v:shape>
                <v:shapetype id="_x0000_t202" coordsize="21600,21600" o:spt="202" path="m,l,21600r21600,l21600,xe">
                  <v:stroke joinstyle="miter"/>
                  <v:path gradientshapeok="t" o:connecttype="rect"/>
                </v:shapetype>
                <v:shape id="Text Box 95" o:spid="_x0000_s1028" type="#_x0000_t202" style="position:absolute;left:7998;top:21717;width:6857;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" filled="f" stroked="f" strokeweight="4.5pt">
                  <v:stroke endarrowwidth="wide" endarrowlength="long"/>
                  <v:textbox>
                    <w:txbxContent>
                      <w:p w14:paraId="60C57D4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Design</w:t>
                        </w:r>
                      </w:p>
                    </w:txbxContent>
                  </v:textbox>
                </v:shape>
                <v:shape id="Freeform 96" o:spid="_x0000_s1029" href="#_Software_Evaluation" style="position:absolute;left:19130;top:4346;width:18588;height:4109;visibility:visible;mso-wrap-style:square;v-text-anchor:top" coordsize="2927,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" o:button="t" path="m2927,617c2884,574,2805,455,2669,364,2533,273,2310,132,2111,73,1912,14,1693,,1476,9,1259,18,1000,60,809,126,618,192,465,319,330,406,195,493,69,597,,647e" filled="f" strokecolor="purple" strokeweight="6.25pt">
                  <v:fill o:detectmouseclick="t"/>
                  <v:stroke endarrow="block" endarrowlength="short"/>
                  <v:path arrowok="t" o:connecttype="custom" o:connectlocs="1858804,391838;1694960,231165;1340600,46360;937340,5716;513759,80019;209568,257838;0,410890" o:connectangles="0,0,0,0,0,0,0"/>
                </v:shape>
                <v:shape id="Freeform 97" o:spid="_x0000_s1030" href="#_Software_Definition" style="position:absolute;left:8014;top:4625;width:9902;height:3420;visibility:visible;mso-wrap-style:square;v-text-anchor:top" coordsize="155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" o:button="t" path="m,c78,6,325,18,484,40v158,21,344,53,470,91c1081,170,1139,199,1240,267v101,68,253,215,319,272e" filled="f" strokecolor="#936" strokeweight="6.25pt">
                  <v:fill o:detectmouseclick="t"/>
                  <v:stroke endarrow="block" endarrowlength="short"/>
                  <v:path arrowok="t" o:connecttype="custom" o:connectlocs="0,0;307388,25380;605885,83120;787524,169413;990121,341998" o:connectangles="0,0,0,0,0"/>
                </v:shape>
                <v:shape id="Freeform 98" o:spid="_x0000_s1031" href="#_Software_Design" style="position:absolute;left:15989;top:18526;width:2558;height:8071;visibility:visible;mso-wrap-style:square;v-text-anchor:top" coordsize="403,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" o:button="t" path="m,c7,65,13,254,43,392v30,138,77,289,137,435c240,973,357,1178,403,1270e" filled="f" strokecolor="#36f" strokeweight="6.25pt">
                  <v:fill o:detectmouseclick="t"/>
                  <v:stroke endarrow="block" endarrowlength="short"/>
                  <v:path arrowok="t" o:connecttype="custom" o:connectlocs="0,0;27297,249095;114266,525514;255828,807017" o:connectangles="0,0,0,0"/>
                </v:shape>
                <v:oval id="Oval 99" o:spid="_x0000_s1032" style="position:absolute;left:14855;top:17149;width:2300;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" fillcolor="yellow" strokeweight="1pt">
                  <v:stroke endarrowwidth="wide" endarrowlength="long"/>
                </v:oval>
                <v:shape id="Freeform 100" o:spid="_x0000_s1033" href="#_Software_Implementation" style="position:absolute;left:19753;top:28073;width:8825;height:2846;visibility:visible;mso-wrap-style:square;v-text-anchor:top" coordsize="139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" o:button="t" path="m,c72,37,289,160,434,223v145,63,276,120,435,158c1028,419,1282,434,1390,448e" filled="f" strokecolor="#36f" strokeweight="6.25pt">
                  <v:fill o:detectmouseclick="t"/>
                  <v:stroke endarrow="block" endarrowlength="short"/>
                  <v:path arrowok="t" o:connecttype="custom" o:connectlocs="0,0;275526,141659;551687,242027;882446,284588" o:connectangles="0,0,0,0"/>
                </v:shape>
                <v:shape id="Text Box 101" o:spid="_x0000_s1034" type="#_x0000_t202" style="position:absolute;top:11432;width:1485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" filled="f" stroked="f" strokeweight="4.5pt">
                  <v:stroke endarrowwidth="wide" endarrowlength="long"/>
                  <v:textbox>
                    <w:txbxContent>
                      <w:p w14:paraId="6C2BAC72"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Requirements Capture &amp; Analysis</w:t>
                        </w:r>
                      </w:p>
                    </w:txbxContent>
                  </v:textbox>
                </v:shape>
                <v:shape id="Text Box 102" o:spid="_x0000_s1035" type="#_x0000_t202" style="position:absolute;left:9140;top:30861;width:13722;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" filled="f" stroked="f" strokeweight="4.5pt">
                  <v:stroke endarrowwidth="wide" endarrowlength="long"/>
                  <v:textbox>
                    <w:txbxContent>
                      <w:p w14:paraId="6B5F58C3"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Implementation</w:t>
                        </w:r>
                      </w:p>
                    </w:txbxContent>
                  </v:textbox>
                </v:shape>
                <v:shape id="Text Box 103" o:spid="_x0000_s1036" type="#_x0000_t202" style="position:absolute;left:5715;width:11415;height: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" filled="f" stroked="f" strokeweight="4.5pt">
                  <v:stroke endarrowwidth="wide" endarrowlength="long"/>
                  <v:textbox>
                    <w:txbxContent>
                      <w:p w14:paraId="165EF3F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Definition</w:t>
                        </w:r>
                      </w:p>
                    </w:txbxContent>
                  </v:textbox>
                </v:shape>
                <v:oval id="Oval 104" o:spid="_x0000_s1037" style="position:absolute;left:28578;top:29771;width:2299;height:2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" fillcolor="yellow" strokeweight="1pt">
                  <v:stroke endarrowwidth="wide" endarrowlength="long"/>
                </v:oval>
                <v:shape id="Freeform 105" o:spid="_x0000_s1038" href="#_Software_Verification_&amp;" style="position:absolute;left:30861;top:8923;width:11350;height:21988;visibility:visible;mso-wrap-style:square;v-text-anchor:top" coordsize="1787,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" o:button="t" path="m,3463v102,-23,401,-48,613,-140c825,3231,1095,3081,1270,2910v175,-171,309,-372,392,-614c1745,2054,1787,1753,1768,1460,1749,1167,1641,782,1545,539,1449,296,1266,112,1192,e" filled="f" strokecolor="#36f" strokeweight="6.25pt">
                  <v:fill o:detectmouseclick="t"/>
                  <v:stroke endarrow="block" endarrowlength="short"/>
                  <v:path arrowok="t" o:connecttype="custom" o:connectlocs="0,2198792;389355,2109901;806657,1847671;1055641,1457819;1122968,927010;981327,342232;757114,0" o:connectangles="0,0,0,0,0,0,0"/>
                </v:shape>
                <v:shape id="Text Box 106" o:spid="_x0000_s1039" type="#_x0000_t202" style="position:absolute;left:23502;top:13524;width:11423;height: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" filled="f" stroked="f" strokeweight="4.5pt">
                  <v:stroke endarrowwidth="wide" endarrowlength="long"/>
                  <v:textbox>
                    <w:txbxContent>
                      <w:p w14:paraId="428CF4DF"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Verification &amp; Testing</w:t>
                        </w:r>
                      </w:p>
                    </w:txbxContent>
                  </v:textbox>
                </v:shape>
                <v:shape id="Freeform 107" o:spid="_x0000_s1040" href="#_Software_Deployment" style="position:absolute;left:37912;top:1484;width:7311;height:6217;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" o:button="t" path="m,979c58,886,169,570,361,407,553,244,987,85,1152,e" filled="f" strokecolor="#36f" strokeweight="6.25pt">
                  <v:fill o:detectmouseclick="t"/>
                  <v:stroke endarrow="block" endarrowlength="short"/>
                  <v:path arrowok="t" o:connecttype="custom" o:connectlocs="0,621665;229089,258445;731054,0" o:connectangles="0,0,0"/>
                </v:shape>
                <v:shape id="Text Box 108" o:spid="_x0000_s1041" type="#_x0000_t202" style="position:absolute;left:45733;top:4264;width:10274;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" filled="f" stroked="f" strokeweight="4.5pt">
                  <v:stroke endarrowwidth="wide" endarrowlength="long"/>
                  <v:textbox>
                    <w:txbxContent>
                      <w:p w14:paraId="38258AE0"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Deployment</w:t>
                        </w:r>
                      </w:p>
                    </w:txbxContent>
                  </v:textbox>
                </v:shape>
                <v:shape id="Text Box 109" o:spid="_x0000_s1042" type="#_x0000_t202" style="position:absolute;left:20571;width:9148;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" filled="f" stroked="f" strokeweight="4.5pt">
                  <v:stroke endarrowwidth="wide" endarrowlength="long"/>
                  <v:textbox>
                    <w:txbxContent>
                      <w:p w14:paraId="1DB7109E"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Evaluation</w:t>
                        </w:r>
                      </w:p>
                    </w:txbxContent>
                  </v:textbox>
                </v:shape>
                <v:line id="Line 110" o:spid="_x0000_s1043" href="#alpha_baseline_description" style="position:absolute;visibility:visible;mso-wrap-style:square" from="33152,28573" to="34293,32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" o:button="t" strokecolor="red" strokeweight="1pt">
                  <v:stroke endarrowwidth="wide" endarrowlength="long"/>
                </v:line>
                <v:line id="Line 111" o:spid="_x0000_s1044" href="#Beta_baseline_description" style="position:absolute;visibility:visible;mso-wrap-style:square" from="38868,24005" to="43223,26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" o:button="t" strokecolor="red" strokeweight="1pt">
                  <v:stroke endarrowwidth="wide" endarrowlength="long"/>
                </v:line>
                <v:line id="Line 112" o:spid="_x0000_s1045" href="#Prodn_baseline_description" style="position:absolute;visibility:visible;mso-wrap-style:square" from="36941,4994" to="41151,8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" o:button="t" strokecolor="red" strokeweight="1pt">
                  <v:stroke endarrowwidth="wide" endarrowlength="long"/>
                </v:line>
                <v:shape id="Text Box 113" o:spid="_x0000_s1046" type="#_x0000_t202" style="position:absolute;left:25218;top:25752;width:9132;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" filled="f" stroked="f" strokeweight=".5pt">
                  <v:stroke endarrowwidth="wide" endarrowlength="long"/>
                  <v:textbox>
                    <w:txbxContent>
                      <w:p w14:paraId="4A3C2705"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w:t>
                          </w:r>
                          <w:r w:rsidRPr="008E78CC">
                            <w:rPr>
                              <w:rStyle w:val="Hyperlink"/>
                              <w:rFonts w:eastAsiaTheme="majorEastAsia"/>
                              <w:b/>
                              <w:color w:val="FF0000"/>
                              <w:sz w:val="16"/>
                              <w:szCs w:val="16"/>
                            </w:rPr>
                            <w:t>h</w:t>
                          </w:r>
                          <w:r w:rsidRPr="008E78CC">
                            <w:rPr>
                              <w:rStyle w:val="Hyperlink"/>
                              <w:rFonts w:eastAsiaTheme="majorEastAsia"/>
                              <w:b/>
                              <w:color w:val="FF0000"/>
                              <w:sz w:val="16"/>
                              <w:szCs w:val="16"/>
                            </w:rPr>
                            <w:t>a re</w:t>
                          </w:r>
                          <w:r w:rsidRPr="008E78CC">
                            <w:rPr>
                              <w:rStyle w:val="Hyperlink"/>
                              <w:rFonts w:eastAsiaTheme="majorEastAsia"/>
                              <w:b/>
                              <w:color w:val="FF0000"/>
                              <w:sz w:val="16"/>
                              <w:szCs w:val="16"/>
                            </w:rPr>
                            <w:t>l</w:t>
                          </w:r>
                          <w:r w:rsidRPr="008E78CC">
                            <w:rPr>
                              <w:rStyle w:val="Hyperlink"/>
                              <w:rFonts w:eastAsiaTheme="majorEastAsia"/>
                              <w:b/>
                              <w:color w:val="FF0000"/>
                              <w:sz w:val="16"/>
                              <w:szCs w:val="16"/>
                            </w:rPr>
                            <w:t>ease</w:t>
                          </w:r>
                        </w:hyperlink>
                      </w:p>
                    </w:txbxContent>
                  </v:textbox>
                </v:shape>
                <v:shape id="Text Box 114" o:spid="_x0000_s1047" type="#_x0000_t202" style="position:absolute;left:42365;top:28155;width:9132;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" filled="f" stroked="f" strokeweight=".5pt">
                  <v:stroke endarrowwidth="wide" endarrowlength="long"/>
                  <v:textbox>
                    <w:txbxContent>
                      <w:p w14:paraId="3ECF52D5" w14:textId="77777777" w:rsidR="00827926" w:rsidRPr="008E78CC" w:rsidRDefault="00827926" w:rsidP="00827926">
                        <w:pPr>
                          <w:rPr>
                            <w:b/>
                            <w:color w:val="FF0000"/>
                            <w:sz w:val="16"/>
                            <w:szCs w:val="16"/>
                          </w:rPr>
                        </w:pPr>
                        <w:hyperlink w:anchor="Beta_baseline_description" w:history="1">
                          <w:r w:rsidRPr="008E78CC">
                            <w:rPr>
                              <w:rStyle w:val="Hyperlink"/>
                              <w:rFonts w:eastAsiaTheme="majorEastAsia"/>
                              <w:b/>
                              <w:color w:val="FF0000"/>
                              <w:sz w:val="16"/>
                              <w:szCs w:val="16"/>
                            </w:rPr>
                            <w:t xml:space="preserve">Beta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ele</w:t>
                          </w:r>
                          <w:r w:rsidRPr="008E78CC">
                            <w:rPr>
                              <w:rStyle w:val="Hyperlink"/>
                              <w:rFonts w:eastAsiaTheme="majorEastAsia"/>
                              <w:b/>
                              <w:color w:val="FF0000"/>
                              <w:sz w:val="16"/>
                              <w:szCs w:val="16"/>
                            </w:rPr>
                            <w:t>a</w:t>
                          </w:r>
                          <w:r w:rsidRPr="008E78CC">
                            <w:rPr>
                              <w:rStyle w:val="Hyperlink"/>
                              <w:rFonts w:eastAsiaTheme="majorEastAsia"/>
                              <w:b/>
                              <w:color w:val="FF0000"/>
                              <w:sz w:val="16"/>
                              <w:szCs w:val="16"/>
                            </w:rPr>
                            <w:t>s</w:t>
                          </w:r>
                          <w:r w:rsidRPr="008E78CC">
                            <w:rPr>
                              <w:rStyle w:val="Hyperlink"/>
                              <w:rFonts w:eastAsiaTheme="majorEastAsia"/>
                              <w:b/>
                              <w:color w:val="FF0000"/>
                              <w:sz w:val="16"/>
                              <w:szCs w:val="16"/>
                            </w:rPr>
                            <w:t>e</w:t>
                          </w:r>
                        </w:hyperlink>
                      </w:p>
                    </w:txbxContent>
                  </v:textbox>
                </v:shape>
                <v:shape id="Text Box 115" o:spid="_x0000_s1048" type="#_x0000_t202" style="position:absolute;left:40705;top:7979;width:1258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" filled="f" stroked="f" strokeweight=".5pt">
                  <v:stroke endarrowwidth="wide" endarrowlength="long"/>
                  <v:textbox>
                    <w:txbxContent>
                      <w:p w14:paraId="2E750E25" w14:textId="77777777" w:rsidR="00827926" w:rsidRPr="008E78CC" w:rsidRDefault="00827926" w:rsidP="00827926">
                        <w:pPr>
                          <w:rPr>
                            <w:b/>
                            <w:color w:val="FF0000"/>
                            <w:sz w:val="16"/>
                            <w:szCs w:val="16"/>
                          </w:rPr>
                        </w:pPr>
                        <w:hyperlink w:anchor="Prodn_baseline_description" w:history="1">
                          <w:r w:rsidRPr="008E78CC">
                            <w:rPr>
                              <w:rStyle w:val="Hyperlink"/>
                              <w:rFonts w:eastAsiaTheme="majorEastAsia"/>
                              <w:b/>
                              <w:color w:val="FF0000"/>
                              <w:sz w:val="16"/>
                              <w:szCs w:val="16"/>
                            </w:rPr>
                            <w:t>Productio</w:t>
                          </w:r>
                          <w:r w:rsidRPr="008E78CC">
                            <w:rPr>
                              <w:rStyle w:val="Hyperlink"/>
                              <w:rFonts w:eastAsiaTheme="majorEastAsia"/>
                              <w:b/>
                              <w:color w:val="FF0000"/>
                              <w:sz w:val="16"/>
                              <w:szCs w:val="16"/>
                            </w:rPr>
                            <w:t>n</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elease</w:t>
                          </w:r>
                        </w:hyperlink>
                      </w:p>
                    </w:txbxContent>
                  </v:textbox>
                </v:shape>
                <v:line id="Line 116" o:spid="_x0000_s1049" style="position:absolute;visibility:visible;mso-wrap-style:square" from="26287,2288" to="30861,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" strokeweight=".5pt">
                  <v:stroke endarrowwidth="wide" endarrowlength="long"/>
                </v:line>
                <v:line id="Line 117" o:spid="_x0000_s1050" style="position:absolute;visibility:visible;mso-wrap-style:square" from="11431,2288" to="12572,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" strokeweight=".5pt">
                  <v:stroke endarrowwidth="wide" endarrowlength="long"/>
                </v:line>
                <v:line id="Line 118" o:spid="_x0000_s1051" style="position:absolute;flip:x y;visibility:visible;mso-wrap-style:square" from="40001,4568" to="45951,5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" strokeweight=".5pt">
                  <v:stroke endarrowwidth="wide" endarrowlength="long"/>
                </v:line>
                <v:line id="Line 119" o:spid="_x0000_s1052" style="position:absolute;visibility:visible;mso-wrap-style:square" from="34334,15951" to="42292,17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" strokeweight=".5pt">
                  <v:stroke endarrowwidth="wide" endarrowlength="long"/>
                </v:line>
                <v:line id="Line 120" o:spid="_x0000_s1053" style="position:absolute;flip:x;visibility:visible;mso-wrap-style:square" from="17146,29721" to="21713,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" strokeweight=".5pt">
                  <v:stroke endarrowwidth="wide" endarrowlength="long"/>
                </v:line>
                <v:line id="Line 121" o:spid="_x0000_s1054" style="position:absolute;flip:y;visibility:visible;mso-wrap-style:square" from="13714,12572" to="17146,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" strokeweight=".5pt">
                  <v:stroke endarrowwidth="wide" endarrowlength="long"/>
                </v:line>
                <v:line id="Line 122" o:spid="_x0000_s1055" style="position:absolute;flip:y;visibility:visible;mso-wrap-style:square" from="13714,21717" to="16005,22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" strokeweight=".5pt">
                  <v:stroke endarrowwidth="wide" endarrowlength="long"/>
                </v:line>
                <v:oval id="Oval 123" o:spid="_x0000_s1056" style="position:absolute;left:36576;top:6921;width:2292;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" fillcolor="yellow" strokeweight="1pt">
                  <v:stroke endarrowwidth="wide" endarrowlength="long"/>
                </v:oval>
                <v:oval id="Oval 124" o:spid="_x0000_s1057" style="position:absolute;left:18288;top:26351;width:2291;height:2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" fillcolor="yellow" strokeweight="1pt">
                  <v:stroke endarrowwidth="wide" endarrowlength="long"/>
                </v:oval>
                <v:shape id="Freeform 125" o:spid="_x0000_s1058" href="#_Software_Requirements_Capture" style="position:absolute;left:16135;top:9940;width:1845;height:7209;visibility:visible;mso-wrap-style:square;v-text-anchor:top" coordsize="291,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" o:button="t" path="m291,c269,58,196,227,158,347,120,467,89,586,63,717,37,848,13,1049,,1136e" filled="f" strokecolor="#36f" strokeweight="6.25pt">
                  <v:fill o:detectmouseclick="t"/>
                  <v:stroke endarrow="block" endarrowlength="short"/>
                  <v:path arrowok="t" o:connecttype="custom" o:connectlocs="184585,0;100221,220205;39962,455006;0,720902" o:connectangles="0,0,0,0"/>
                </v:shape>
                <v:oval id="Oval 126" o:spid="_x0000_s1059" style="position:absolute;left:17146;top:8004;width:228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" fillcolor="yellow" strokeweight="1pt">
                  <v:stroke endarrowwidth="wide" endarrowlength="long"/>
                </v:oval>
                <v:oval id="Oval 127" o:spid="_x0000_s1060" style="position:absolute;left:38600;top:25235;width:231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" fillcolor="yellow" strokeweight="1pt">
                  <v:stroke endarrowwidth="wide" endarrowlength="long"/>
                </v:oval>
                <v:line id="Line 128" o:spid="_x0000_s1061" style="position:absolute;visibility:visible;mso-wrap-style:square" from="30254,18600" to="37378,29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" strokeweight=".5pt">
                  <v:stroke endarrowwidth="wide" endarrowlength="long"/>
                </v:line>
                <v:shape id="Freeform 129" o:spid="_x0000_s1062" href="#_Software_Deployment" style="position:absolute;left:41766;top:21955;width:7302;height:6216;rotation:1339086fd;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" o:button="t" path="m,979c58,886,169,570,361,407,553,244,987,85,1152,e" filled="f" strokecolor="#36f" strokeweight="6.25pt">
                  <v:fill o:detectmouseclick="t"/>
                  <v:stroke endarrow="block" endarrowlength="short"/>
                  <v:path arrowok="t" o:connecttype="custom" o:connectlocs="0,621665;228835,258445;730244,0" o:connectangles="0,0,0"/>
                </v:shape>
                <v:line id="Line 130" o:spid="_x0000_s1063" style="position:absolute;flip:x;visibility:visible;mso-wrap-style:square" from="47117,6470" to="52428,23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" strokeweight=".5pt">
                  <v:stroke endarrowwidth="wide" endarrowlength="long"/>
                </v:line>
                <w10:anchorlock/>
              </v:group>
            </w:pict>
          </mc:Fallback>
        </mc:AlternateContent>
      </w:r>
    </w:p>
    <w:p w14:paraId="4EE6FEEE" w14:textId="77777777" w:rsidR="00827926" w:rsidRDefault="00827926" w:rsidP="00827926">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Software Process Diagram</w:t>
      </w:r>
    </w:p>
    <w:p w14:paraId="0ECEC129" w14:textId="77777777" w:rsidR="00827926" w:rsidRPr="00F35FA4" w:rsidRDefault="00827926" w:rsidP="00827926">
      <w:r>
        <w:t>Click on each arrow to go to the descript</w:t>
      </w:r>
      <w:r>
        <w:t xml:space="preserve">ion of each phase. They are hyperlinks to the relevant sections in the document.  Phases in </w:t>
      </w:r>
      <w:r w:rsidRPr="00E95CD7">
        <w:rPr>
          <w:color w:val="3366FF"/>
          <w:u w:val="single"/>
        </w:rPr>
        <w:t>blue</w:t>
      </w:r>
      <w:r>
        <w:t xml:space="preserve"> in the diagram above are managed by a project’s software development team.  Phases </w:t>
      </w:r>
      <w:r w:rsidRPr="00E95CD7">
        <w:t>in</w:t>
      </w:r>
      <w:r>
        <w:t xml:space="preserve"> </w:t>
      </w:r>
      <w:r w:rsidRPr="00E95CD7">
        <w:rPr>
          <w:color w:val="800080"/>
          <w:u w:val="single"/>
        </w:rPr>
        <w:t>purple</w:t>
      </w:r>
      <w:r>
        <w:t xml:space="preserve"> are carried out by external agents, </w:t>
      </w:r>
      <w:del w:id="175" w:author="Jacob, Susan" w:date="2020-11-17T10:28:00Z">
        <w:r w:rsidDel="004C58AC">
          <w:delText>however</w:delText>
        </w:r>
      </w:del>
      <w:ins w:id="176" w:author="Jacob, Susan" w:date="2020-11-17T10:28:00Z">
        <w:r>
          <w:t>however,</w:t>
        </w:r>
      </w:ins>
      <w:r>
        <w:t xml:space="preserve"> are still referred to within this procedure.</w:t>
      </w:r>
    </w:p>
    <w:p w14:paraId="2CD50D6C" w14:textId="77777777" w:rsidR="00827926" w:rsidRDefault="00827926" w:rsidP="00827926">
      <w:pPr>
        <w:pStyle w:val="Heading3"/>
      </w:pPr>
      <w:bookmarkStart w:id="177" w:name="_Software_Definition"/>
      <w:bookmarkStart w:id="178" w:name="_Toc354554889"/>
      <w:bookmarkStart w:id="179" w:name="_Toc354555047"/>
      <w:bookmarkStart w:id="180" w:name="_Toc499638898"/>
      <w:bookmarkEnd w:id="177"/>
      <w:r>
        <w:lastRenderedPageBreak/>
        <w:t>Software Definition</w:t>
      </w:r>
      <w:bookmarkEnd w:id="178"/>
      <w:bookmarkEnd w:id="179"/>
      <w:bookmarkEnd w:id="180"/>
    </w:p>
    <w:p w14:paraId="0470C5AD" w14:textId="77777777" w:rsidR="00827926" w:rsidRDefault="00827926" w:rsidP="00827926">
      <w:r>
        <w:t xml:space="preserve">This process is strictly outside the scope of this </w:t>
      </w:r>
      <w:del w:id="181" w:author="Jacob, Susan" w:date="2020-11-17T10:28:00Z">
        <w:r w:rsidDel="004C58AC">
          <w:delText>procedure, but</w:delText>
        </w:r>
      </w:del>
      <w:ins w:id="182" w:author="Jacob, Susan" w:date="2020-11-17T10:28:00Z">
        <w:r>
          <w:t>procedure but</w:t>
        </w:r>
      </w:ins>
      <w:r>
        <w:t xml:space="preserve"> is included for completeness.  It represents the identification of the customer requirements by Edwards Product management, and System requirements by the overall project team if the software will be part of a larger system.  The </w:t>
      </w:r>
      <w:del w:id="183" w:author="Jacob, Susan" w:date="2020-11-17T10:28:00Z">
        <w:r w:rsidDel="004C58AC">
          <w:delText>top level</w:delText>
        </w:r>
      </w:del>
      <w:ins w:id="184" w:author="Jacob, Susan" w:date="2020-11-17T10:28:00Z">
        <w:r>
          <w:t>top-level</w:t>
        </w:r>
      </w:ins>
      <w:r>
        <w:t xml:space="preserve"> requirements are provided to the software development team at the start of the first project iteration as one or more written and approved documents, each with a version number and/or date.</w:t>
      </w:r>
    </w:p>
    <w:p w14:paraId="755C1E5D" w14:textId="77777777" w:rsidR="00827926" w:rsidRDefault="00827926" w:rsidP="00827926">
      <w:r>
        <w:t>Without defined requirements, any project will proceed at risk.</w:t>
      </w:r>
    </w:p>
    <w:p w14:paraId="6A05CF8B" w14:textId="77777777" w:rsidR="00827926" w:rsidRPr="00146947" w:rsidRDefault="00827926" w:rsidP="00827926">
      <w:r w:rsidRPr="00146947">
        <w:t xml:space="preserve">During the Definition phase, project inception/creation will occur </w:t>
      </w:r>
      <w:r>
        <w:t xml:space="preserve">(reference </w:t>
      </w:r>
      <w:hyperlink w:anchor="Ref_5_1_9" w:history="1">
        <w:r>
          <w:rPr>
            <w:rStyle w:val="Hyperlink"/>
            <w:rFonts w:eastAsiaTheme="majorEastAsia"/>
          </w:rPr>
          <w:t>5.1.</w:t>
        </w:r>
        <w:r>
          <w:rPr>
            <w:rStyle w:val="Hyperlink"/>
            <w:rFonts w:eastAsiaTheme="majorEastAsia"/>
          </w:rPr>
          <w:t>1</w:t>
        </w:r>
        <w:r>
          <w:rPr>
            <w:rStyle w:val="Hyperlink"/>
            <w:rFonts w:eastAsiaTheme="majorEastAsia"/>
          </w:rPr>
          <w:t>0</w:t>
        </w:r>
      </w:hyperlink>
      <w:r>
        <w:t>)</w:t>
      </w:r>
      <w:r w:rsidRPr="00146947">
        <w:t xml:space="preserve"> As part of this process a project folder will</w:t>
      </w:r>
      <w:r>
        <w:t xml:space="preserve"> be created on the local server</w:t>
      </w:r>
      <w:r w:rsidRPr="00146947">
        <w:t>.</w:t>
      </w:r>
    </w:p>
    <w:p w14:paraId="7BF7E7C7" w14:textId="77777777" w:rsidR="00827926" w:rsidRPr="004574E4" w:rsidRDefault="00827926" w:rsidP="00827926">
      <w:pPr>
        <w:pStyle w:val="Heading3"/>
      </w:pPr>
      <w:bookmarkStart w:id="185" w:name="_Software_Requirements_Capture"/>
      <w:bookmarkStart w:id="186" w:name="_Toc354554890"/>
      <w:bookmarkStart w:id="187" w:name="_Toc354555048"/>
      <w:bookmarkStart w:id="188" w:name="_Toc499638899"/>
      <w:bookmarkEnd w:id="185"/>
      <w:r w:rsidRPr="004574E4">
        <w:t>Software Requirements Capture and Analysis</w:t>
      </w:r>
      <w:bookmarkEnd w:id="186"/>
      <w:bookmarkEnd w:id="187"/>
      <w:bookmarkEnd w:id="188"/>
    </w:p>
    <w:p w14:paraId="7083A6CA" w14:textId="77777777" w:rsidR="00827926" w:rsidRDefault="00827926" w:rsidP="00827926">
      <w:r>
        <w:t>This process is the compilation and translation of customer and system requirements (e.g. functional and performance requirements) into a coherent and consistent set of software requirements.  The outputs shall be:</w:t>
      </w:r>
    </w:p>
    <w:p w14:paraId="05A28A00" w14:textId="77777777" w:rsidR="00827926" w:rsidRDefault="00827926" w:rsidP="00827926">
      <w:pPr>
        <w:numPr>
          <w:ilvl w:val="0"/>
          <w:numId w:val="36"/>
        </w:numPr>
        <w:spacing w:after="0"/>
        <w:ind w:left="1077" w:hanging="357"/>
        <w:jc w:val="both"/>
      </w:pPr>
      <w:r>
        <w:t xml:space="preserve">a ‘software </w:t>
      </w:r>
      <w:proofErr w:type="gramStart"/>
      <w:r>
        <w:t>requirements’</w:t>
      </w:r>
      <w:proofErr w:type="gramEnd"/>
      <w:r>
        <w:t xml:space="preserve"> or ‘interface’ specification that defines the system’s </w:t>
      </w:r>
      <w:proofErr w:type="spellStart"/>
      <w:r>
        <w:t>behaviour</w:t>
      </w:r>
      <w:proofErr w:type="spellEnd"/>
      <w:r>
        <w:t>;</w:t>
      </w:r>
    </w:p>
    <w:p w14:paraId="4794C3CB" w14:textId="77777777" w:rsidR="00827926" w:rsidRDefault="00827926" w:rsidP="00827926">
      <w:pPr>
        <w:numPr>
          <w:ilvl w:val="0"/>
          <w:numId w:val="36"/>
        </w:numPr>
        <w:jc w:val="both"/>
      </w:pPr>
      <w:r>
        <w:t>a project plan that defines the project’s stages.</w:t>
      </w:r>
    </w:p>
    <w:p w14:paraId="31281984" w14:textId="77777777" w:rsidR="00827926" w:rsidRDefault="00827926" w:rsidP="00827926">
      <w:r>
        <w:t>For projects where an adequate customer or system requirements document exists (</w:t>
      </w:r>
      <w:del w:id="189" w:author="Jacob, Susan" w:date="2020-11-17T10:28:00Z">
        <w:r w:rsidDel="004C58AC">
          <w:delText>e.g</w:delText>
        </w:r>
      </w:del>
      <w:ins w:id="190" w:author="Jacob, Susan" w:date="2020-11-17T10:28:00Z">
        <w:r>
          <w:t>e.g.</w:t>
        </w:r>
      </w:ins>
      <w:r>
        <w:t xml:space="preserve">: a subsystem requirements specification), it is </w:t>
      </w:r>
      <w:del w:id="191" w:author="Jacob, Susan" w:date="2020-11-17T10:28:00Z">
        <w:r w:rsidDel="004C58AC">
          <w:delText>sufficient</w:delText>
        </w:r>
      </w:del>
      <w:ins w:id="192" w:author="Jacob, Susan" w:date="2020-11-17T10:28:00Z">
        <w:r>
          <w:t>enough</w:t>
        </w:r>
      </w:ins>
      <w:r>
        <w:t xml:space="preserve"> merely to provide a link to the supplied requirements document in the project’s Software\Requirements folder.</w:t>
      </w:r>
    </w:p>
    <w:p w14:paraId="6A679D77" w14:textId="77777777" w:rsidR="00827926" w:rsidRDefault="00827926" w:rsidP="00827926">
      <w:r w:rsidRPr="00A27FCA">
        <w:t xml:space="preserve">On subsequent product iterations, an </w:t>
      </w:r>
      <w:proofErr w:type="gramStart"/>
      <w:r w:rsidRPr="00A27FCA">
        <w:t>up-issue</w:t>
      </w:r>
      <w:proofErr w:type="gramEnd"/>
      <w:r w:rsidRPr="00A27FCA">
        <w:t xml:space="preserve"> to the software requirements or interface specification only </w:t>
      </w:r>
      <w:r>
        <w:t xml:space="preserve">needs to </w:t>
      </w:r>
      <w:r w:rsidRPr="00A27FCA">
        <w:t xml:space="preserve">be </w:t>
      </w:r>
      <w:r>
        <w:t>produced</w:t>
      </w:r>
      <w:r w:rsidRPr="00A27FCA">
        <w:t xml:space="preserve"> if there are high level requirements changes identified </w:t>
      </w:r>
      <w:r>
        <w:t>by the preceding</w:t>
      </w:r>
      <w:r w:rsidRPr="00A27FCA">
        <w:t xml:space="preserve"> Evaluation</w:t>
      </w:r>
      <w:r>
        <w:t xml:space="preserve"> phase</w:t>
      </w:r>
      <w:r w:rsidRPr="00A27FCA">
        <w:t>.</w:t>
      </w:r>
      <w:r w:rsidRPr="00977A84">
        <w:t xml:space="preserve"> </w:t>
      </w:r>
    </w:p>
    <w:p w14:paraId="2410C722" w14:textId="77777777" w:rsidR="00827926" w:rsidRDefault="00827926" w:rsidP="00827926">
      <w:r>
        <w:t>A project plan shall be produced by the project leader or an appointed deputy. This shall:</w:t>
      </w:r>
    </w:p>
    <w:p w14:paraId="32B42238" w14:textId="77777777" w:rsidR="00827926" w:rsidRPr="009D400A" w:rsidRDefault="00827926" w:rsidP="00827926">
      <w:pPr>
        <w:numPr>
          <w:ilvl w:val="0"/>
          <w:numId w:val="35"/>
        </w:numPr>
        <w:spacing w:after="0"/>
        <w:ind w:left="1077" w:hanging="357"/>
        <w:jc w:val="both"/>
      </w:pPr>
      <w:r>
        <w:t xml:space="preserve">identify </w:t>
      </w:r>
      <w:r w:rsidRPr="00BE16D6">
        <w:rPr>
          <w:rFonts w:cs="Arial"/>
          <w:szCs w:val="23"/>
        </w:rPr>
        <w:t xml:space="preserve">development and testing stages and their </w:t>
      </w:r>
      <w:proofErr w:type="gramStart"/>
      <w:r w:rsidRPr="00BE16D6">
        <w:rPr>
          <w:rFonts w:cs="Arial"/>
          <w:szCs w:val="23"/>
        </w:rPr>
        <w:t>reviews</w:t>
      </w:r>
      <w:r>
        <w:rPr>
          <w:rFonts w:cs="Arial"/>
          <w:szCs w:val="23"/>
        </w:rPr>
        <w:t>;</w:t>
      </w:r>
      <w:proofErr w:type="gramEnd"/>
    </w:p>
    <w:p w14:paraId="43918108" w14:textId="77777777" w:rsidR="00827926" w:rsidRPr="009D400A" w:rsidRDefault="00827926" w:rsidP="00827926">
      <w:pPr>
        <w:numPr>
          <w:ilvl w:val="0"/>
          <w:numId w:val="35"/>
        </w:numPr>
        <w:spacing w:after="0"/>
        <w:ind w:left="1077" w:hanging="357"/>
        <w:jc w:val="both"/>
      </w:pPr>
      <w:r>
        <w:rPr>
          <w:rFonts w:cs="Arial"/>
          <w:szCs w:val="23"/>
        </w:rPr>
        <w:t xml:space="preserve">assign </w:t>
      </w:r>
      <w:r w:rsidRPr="00BE16D6">
        <w:rPr>
          <w:rFonts w:cs="Arial"/>
          <w:szCs w:val="23"/>
        </w:rPr>
        <w:t xml:space="preserve">responsibilities and authorities for design and </w:t>
      </w:r>
      <w:proofErr w:type="gramStart"/>
      <w:r w:rsidRPr="00BE16D6">
        <w:rPr>
          <w:rFonts w:cs="Arial"/>
          <w:szCs w:val="23"/>
        </w:rPr>
        <w:t>development</w:t>
      </w:r>
      <w:r>
        <w:rPr>
          <w:rFonts w:cs="Arial"/>
          <w:szCs w:val="23"/>
        </w:rPr>
        <w:t>;</w:t>
      </w:r>
      <w:proofErr w:type="gramEnd"/>
    </w:p>
    <w:p w14:paraId="400FDCB5" w14:textId="77777777" w:rsidR="00827926" w:rsidRPr="009D400A" w:rsidRDefault="00827926" w:rsidP="00827926">
      <w:pPr>
        <w:numPr>
          <w:ilvl w:val="0"/>
          <w:numId w:val="35"/>
        </w:numPr>
        <w:jc w:val="both"/>
      </w:pPr>
      <w:r>
        <w:rPr>
          <w:rFonts w:cs="Arial"/>
          <w:szCs w:val="23"/>
        </w:rPr>
        <w:t>identify time and manpower requirements.</w:t>
      </w:r>
    </w:p>
    <w:p w14:paraId="3B92EC90" w14:textId="77777777" w:rsidR="00827926" w:rsidRDefault="00827926" w:rsidP="00827926">
      <w:r>
        <w:t>This plan should be maintained and updated through subsequent iterations.  Planning for projects that are themselves part of a larger project can be subsumed into overall planning for that larger project.</w:t>
      </w:r>
      <w:r w:rsidRPr="00AE3C06">
        <w:t xml:space="preserve"> </w:t>
      </w:r>
      <w:r>
        <w:t xml:space="preserve"> </w:t>
      </w:r>
    </w:p>
    <w:p w14:paraId="0E8A1DDE" w14:textId="77777777" w:rsidR="00827926" w:rsidRDefault="00827926" w:rsidP="00827926">
      <w:pPr>
        <w:pStyle w:val="Heading3"/>
      </w:pPr>
      <w:bookmarkStart w:id="193" w:name="_Software_Design"/>
      <w:bookmarkStart w:id="194" w:name="_Toc354554891"/>
      <w:bookmarkStart w:id="195" w:name="_Toc354555049"/>
      <w:bookmarkStart w:id="196" w:name="_Toc499638900"/>
      <w:bookmarkEnd w:id="193"/>
      <w:r>
        <w:t>Software Design</w:t>
      </w:r>
      <w:bookmarkEnd w:id="194"/>
      <w:bookmarkEnd w:id="195"/>
      <w:bookmarkEnd w:id="196"/>
    </w:p>
    <w:p w14:paraId="63A8810C" w14:textId="77777777" w:rsidR="00827926" w:rsidRDefault="00827926" w:rsidP="00827926">
      <w:r>
        <w:t xml:space="preserve">This process defines the software architecture (e.g. split of software functions between multi-modular hardware or software modules).  A detailed design should also be produced that defines the internal structure of the software, written in a manner that can be understood by other software engineers.  The design should be a natural derivative of the Software Requirement Specification and follow the same naming conventions.  </w:t>
      </w:r>
    </w:p>
    <w:p w14:paraId="526B9A6D" w14:textId="77777777" w:rsidR="00827926" w:rsidRDefault="00827926" w:rsidP="00827926">
      <w:r>
        <w:t xml:space="preserve">For larger software systems (more than 80 person days of effort, or with teams of multiple software engineers), it may be necessary to produce separate high level (‘architectural’) and low level (‘detailed’) design documentation.  </w:t>
      </w:r>
    </w:p>
    <w:p w14:paraId="0510251D" w14:textId="77777777" w:rsidR="00827926" w:rsidRDefault="00827926" w:rsidP="00827926">
      <w:r>
        <w:t xml:space="preserve">Use of reverse engineering tools to generate </w:t>
      </w:r>
      <w:r w:rsidRPr="00607E54">
        <w:t xml:space="preserve">detailed </w:t>
      </w:r>
      <w:r>
        <w:t xml:space="preserve">design documentation </w:t>
      </w:r>
      <w:r w:rsidRPr="00907A6F">
        <w:rPr>
          <w:i/>
        </w:rPr>
        <w:t>after</w:t>
      </w:r>
      <w:r>
        <w:t xml:space="preserve"> the implementation phase is permitted.</w:t>
      </w:r>
    </w:p>
    <w:p w14:paraId="576C7105" w14:textId="77777777" w:rsidR="00827926" w:rsidRDefault="00827926" w:rsidP="00827926">
      <w:r>
        <w:t xml:space="preserve">On the first product iteration, the </w:t>
      </w:r>
      <w:del w:id="197" w:author="Jacob, Susan" w:date="2020-11-17T10:28:00Z">
        <w:r w:rsidDel="004C58AC">
          <w:delText>high level</w:delText>
        </w:r>
      </w:del>
      <w:ins w:id="198" w:author="Jacob, Susan" w:date="2020-11-17T10:28:00Z">
        <w:r>
          <w:t>high-level</w:t>
        </w:r>
      </w:ins>
      <w:r>
        <w:t xml:space="preserve"> design must be reviewed by members of the software project team and approved by the Software Project Leader.  On time critical projects it is permitted (but discouraged) to start software implementation before the architectural design has been agreed and approved.</w:t>
      </w:r>
      <w:r w:rsidRPr="00C37483">
        <w:t xml:space="preserve"> </w:t>
      </w:r>
      <w:r>
        <w:t>I</w:t>
      </w:r>
      <w:r w:rsidRPr="00BF6F96">
        <w:t xml:space="preserve">f </w:t>
      </w:r>
      <w:r>
        <w:t>s</w:t>
      </w:r>
      <w:r w:rsidRPr="00BF6F96">
        <w:t xml:space="preserve">ubsequent product iterations </w:t>
      </w:r>
      <w:r>
        <w:t>produce</w:t>
      </w:r>
      <w:r w:rsidRPr="00BF6F96">
        <w:t xml:space="preserve"> no change to the </w:t>
      </w:r>
      <w:del w:id="199" w:author="Jacob, Susan" w:date="2020-11-17T10:28:00Z">
        <w:r w:rsidRPr="00BF6F96" w:rsidDel="004C58AC">
          <w:delText>high level</w:delText>
        </w:r>
      </w:del>
      <w:ins w:id="200" w:author="Jacob, Susan" w:date="2020-11-17T10:28:00Z">
        <w:r w:rsidRPr="00BF6F96">
          <w:t>high-level</w:t>
        </w:r>
      </w:ins>
      <w:r w:rsidRPr="00BF6F96">
        <w:t xml:space="preserve"> design</w:t>
      </w:r>
      <w:r>
        <w:t>, then</w:t>
      </w:r>
      <w:r w:rsidRPr="00BF6F96">
        <w:t xml:space="preserve"> </w:t>
      </w:r>
      <w:r>
        <w:t>no</w:t>
      </w:r>
      <w:r w:rsidRPr="00BF6F96">
        <w:t xml:space="preserve"> up</w:t>
      </w:r>
      <w:r>
        <w:t>date</w:t>
      </w:r>
      <w:r w:rsidRPr="00BF6F96">
        <w:t xml:space="preserve"> to the design </w:t>
      </w:r>
      <w:r>
        <w:t xml:space="preserve">may be needed.  </w:t>
      </w:r>
    </w:p>
    <w:p w14:paraId="7638C273" w14:textId="77777777" w:rsidR="00827926" w:rsidRDefault="00827926" w:rsidP="00827926">
      <w:r>
        <w:t>S</w:t>
      </w:r>
      <w:r w:rsidRPr="00BF6F96">
        <w:t xml:space="preserve">ystems that rely on a high degree </w:t>
      </w:r>
      <w:r>
        <w:t xml:space="preserve">of </w:t>
      </w:r>
      <w:r w:rsidRPr="00BF6F96">
        <w:t xml:space="preserve">architectural re-use from previous projects do not require </w:t>
      </w:r>
      <w:r>
        <w:t xml:space="preserve">a new </w:t>
      </w:r>
      <w:del w:id="201" w:author="Jacob, Susan" w:date="2020-11-17T10:28:00Z">
        <w:r w:rsidRPr="00BF6F96" w:rsidDel="004C58AC">
          <w:delText>high level</w:delText>
        </w:r>
      </w:del>
      <w:ins w:id="202" w:author="Jacob, Susan" w:date="2020-11-17T10:28:00Z">
        <w:r w:rsidRPr="00BF6F96">
          <w:t>high-level</w:t>
        </w:r>
      </w:ins>
      <w:r w:rsidRPr="00BF6F96">
        <w:t xml:space="preserve"> design</w:t>
      </w:r>
      <w:r>
        <w:t xml:space="preserve"> document to be</w:t>
      </w:r>
      <w:r w:rsidRPr="00BF6F96">
        <w:t xml:space="preserve"> </w:t>
      </w:r>
      <w:r>
        <w:t xml:space="preserve">written.  This caveat shall be exercised at the discretion of the Software Project Leader.  In such cases, the re-used high level design document still needs to be reviewed.  </w:t>
      </w:r>
    </w:p>
    <w:p w14:paraId="7A88BCB8" w14:textId="77777777" w:rsidR="00827926" w:rsidRDefault="00827926" w:rsidP="00827926">
      <w:r>
        <w:lastRenderedPageBreak/>
        <w:t xml:space="preserve">It is recommended, but not mandated, that Unified Modelling Language (UML) notation </w:t>
      </w:r>
      <w:r w:rsidRPr="00257798">
        <w:t xml:space="preserve">(reference </w:t>
      </w:r>
      <w:hyperlink w:anchor="Ref_5_3_1" w:history="1">
        <w:r w:rsidRPr="00257798">
          <w:rPr>
            <w:rStyle w:val="Hyperlink"/>
            <w:rFonts w:eastAsiaTheme="majorEastAsia"/>
          </w:rPr>
          <w:t>5.</w:t>
        </w:r>
        <w:r w:rsidRPr="00257798">
          <w:rPr>
            <w:rStyle w:val="Hyperlink"/>
            <w:rFonts w:eastAsiaTheme="majorEastAsia"/>
          </w:rPr>
          <w:t>3</w:t>
        </w:r>
        <w:r w:rsidRPr="00257798">
          <w:rPr>
            <w:rStyle w:val="Hyperlink"/>
            <w:rFonts w:eastAsiaTheme="majorEastAsia"/>
          </w:rPr>
          <w:t>.1</w:t>
        </w:r>
      </w:hyperlink>
      <w:r>
        <w:t xml:space="preserve">, </w:t>
      </w:r>
      <w:smartTag w:uri="urn:schemas-microsoft-com:office:smarttags" w:element="stockticker">
        <w:r>
          <w:t>OMG</w:t>
        </w:r>
      </w:smartTag>
      <w:r>
        <w:t xml:space="preserve"> UML Specification v2.2) is used to describe the design in documentation.</w:t>
      </w:r>
    </w:p>
    <w:p w14:paraId="6ABCE44A" w14:textId="77777777" w:rsidR="00827926" w:rsidRDefault="00827926" w:rsidP="00827926">
      <w:r>
        <w:t xml:space="preserve">One or more Software Verification Specifications shall also be produced during the first </w:t>
      </w:r>
      <w:del w:id="203" w:author="Jacob, Susan" w:date="2020-11-17T10:29:00Z">
        <w:r w:rsidDel="004C58AC">
          <w:delText>iteration, and</w:delText>
        </w:r>
      </w:del>
      <w:ins w:id="204" w:author="Jacob, Susan" w:date="2020-11-17T10:29:00Z">
        <w:r>
          <w:t>iteration and</w:t>
        </w:r>
      </w:ins>
      <w:r>
        <w:t xml:space="preserve"> maintained during subsequent ones. The tests identified should be based upon the requirements and design </w:t>
      </w:r>
      <w:del w:id="205" w:author="Jacob, Susan" w:date="2020-11-17T10:29:00Z">
        <w:r w:rsidDel="004C58AC">
          <w:delText>specifications, and</w:delText>
        </w:r>
      </w:del>
      <w:ins w:id="206" w:author="Jacob, Susan" w:date="2020-11-17T10:29:00Z">
        <w:r>
          <w:t>specifications and</w:t>
        </w:r>
      </w:ins>
      <w:r>
        <w:t xml:space="preserve"> should aim to prove that all requirements have been successfully implemented.</w:t>
      </w:r>
    </w:p>
    <w:p w14:paraId="6B8ED80D" w14:textId="77777777" w:rsidR="00827926" w:rsidRDefault="00827926" w:rsidP="00827926">
      <w:pPr>
        <w:pStyle w:val="Heading3"/>
      </w:pPr>
      <w:bookmarkStart w:id="207" w:name="_Software_Implementation"/>
      <w:bookmarkStart w:id="208" w:name="_Toc354554892"/>
      <w:bookmarkStart w:id="209" w:name="_Toc354555050"/>
      <w:bookmarkStart w:id="210" w:name="_Toc499638901"/>
      <w:bookmarkEnd w:id="207"/>
      <w:r>
        <w:t>Software Implementation</w:t>
      </w:r>
      <w:bookmarkEnd w:id="208"/>
      <w:bookmarkEnd w:id="209"/>
      <w:bookmarkEnd w:id="210"/>
    </w:p>
    <w:p w14:paraId="62035D83" w14:textId="77777777" w:rsidR="00827926" w:rsidRDefault="00827926" w:rsidP="00827926">
      <w:r>
        <w:t xml:space="preserve">This process produces the machine-readable implementation of the design.  For executable binary code, compiled source code is produced.  Some systems will actually </w:t>
      </w:r>
      <w:del w:id="211" w:author="Jacob, Susan" w:date="2017-11-28T13:16:00Z">
        <w:r w:rsidDel="00971D78">
          <w:delText>require</w:delText>
        </w:r>
      </w:del>
      <w:del w:id="212" w:author="Jacob, Susan" w:date="2017-11-28T12:52:00Z">
        <w:r w:rsidDel="00A04C8A">
          <w:delText xml:space="preserve"> </w:delText>
        </w:r>
      </w:del>
      <w:del w:id="213" w:author="Jacob, Susan" w:date="2017-11-28T13:16:00Z">
        <w:r w:rsidDel="00971D78">
          <w:delText>interpreted</w:delText>
        </w:r>
      </w:del>
      <w:ins w:id="214" w:author="Jacob, Susan" w:date="2017-11-28T13:16:00Z">
        <w:r>
          <w:t>require interpreted</w:t>
        </w:r>
      </w:ins>
      <w:r>
        <w:t xml:space="preserve"> source code and therefore not require compilation.  Coding standards to be used are identified in section </w:t>
      </w:r>
      <w:r>
        <w:fldChar w:fldCharType="begin"/>
      </w:r>
      <w:r>
        <w:instrText xml:space="preserve"> REF _Ref190662424 \w \h </w:instrText>
      </w:r>
      <w:r>
        <w:fldChar w:fldCharType="separate"/>
      </w:r>
      <w:r>
        <w:t>5</w:t>
      </w:r>
      <w:r>
        <w:fldChar w:fldCharType="end"/>
      </w:r>
      <w:r>
        <w:t xml:space="preserve">, </w:t>
      </w:r>
      <w:r>
        <w:fldChar w:fldCharType="begin"/>
      </w:r>
      <w:r>
        <w:instrText xml:space="preserve"> REF _Ref190662424 \h </w:instrText>
      </w:r>
      <w:r>
        <w:fldChar w:fldCharType="separate"/>
      </w:r>
      <w:r>
        <w:t>Support Documentation</w:t>
      </w:r>
      <w:r>
        <w:fldChar w:fldCharType="end"/>
      </w:r>
      <w:r>
        <w:t>.</w:t>
      </w:r>
    </w:p>
    <w:p w14:paraId="36274EEB" w14:textId="77777777" w:rsidR="00827926" w:rsidRDefault="00827926" w:rsidP="00827926">
      <w:r>
        <w:t xml:space="preserve">On larger systems (more than 80 person days of effort) a separate software integration sub-phase is recommended prior to commencement of Software Verification and Testing.  </w:t>
      </w:r>
    </w:p>
    <w:p w14:paraId="1D0B6F88" w14:textId="77777777" w:rsidR="00827926" w:rsidRDefault="00827926" w:rsidP="00827926">
      <w:pPr>
        <w:pStyle w:val="Heading3"/>
      </w:pPr>
      <w:bookmarkStart w:id="215" w:name="_Software_Verification_&amp;"/>
      <w:bookmarkStart w:id="216" w:name="_Toc354554893"/>
      <w:bookmarkStart w:id="217" w:name="_Toc354555051"/>
      <w:bookmarkStart w:id="218" w:name="_Toc499638902"/>
      <w:bookmarkEnd w:id="215"/>
      <w:r>
        <w:t>Software V</w:t>
      </w:r>
      <w:r>
        <w:t>erification &amp; Testing</w:t>
      </w:r>
      <w:bookmarkEnd w:id="216"/>
      <w:bookmarkEnd w:id="217"/>
      <w:bookmarkEnd w:id="218"/>
    </w:p>
    <w:p w14:paraId="5AC265EF" w14:textId="77777777" w:rsidR="00827926" w:rsidRDefault="00827926" w:rsidP="00827926">
      <w:r>
        <w:t>Once implementation is completed, a baseline must be recorded (</w:t>
      </w:r>
      <w:r>
        <w:t>of at</w:t>
      </w:r>
      <w:r w:rsidRPr="002A65C9">
        <w:t xml:space="preserve"> </w:t>
      </w:r>
      <w:r>
        <w:t xml:space="preserve">least </w:t>
      </w:r>
      <w:hyperlink w:anchor="alpha_baseline_description" w:history="1">
        <w:r w:rsidRPr="00ED143A">
          <w:rPr>
            <w:rStyle w:val="Hyperlink"/>
            <w:rFonts w:eastAsiaTheme="majorEastAsia"/>
          </w:rPr>
          <w:t>al</w:t>
        </w:r>
        <w:r w:rsidRPr="00ED143A">
          <w:rPr>
            <w:rStyle w:val="Hyperlink"/>
            <w:rFonts w:eastAsiaTheme="majorEastAsia"/>
          </w:rPr>
          <w:t>p</w:t>
        </w:r>
        <w:r w:rsidRPr="00ED143A">
          <w:rPr>
            <w:rStyle w:val="Hyperlink"/>
            <w:rFonts w:eastAsiaTheme="majorEastAsia"/>
          </w:rPr>
          <w:t>h</w:t>
        </w:r>
        <w:r w:rsidRPr="00ED143A">
          <w:rPr>
            <w:rStyle w:val="Hyperlink"/>
            <w:rFonts w:eastAsiaTheme="majorEastAsia"/>
          </w:rPr>
          <w:t>a</w:t>
        </w:r>
      </w:hyperlink>
      <w:r>
        <w:t xml:space="preserve"> level).  Then the software will be tested using the Software Verification Specification.  </w:t>
      </w:r>
    </w:p>
    <w:p w14:paraId="6ECD5E22" w14:textId="77777777" w:rsidR="00827926" w:rsidRDefault="00827926" w:rsidP="00827926">
      <w:r>
        <w:t>Testing must be carried out against a recorded baseline version of the software   It is permitted to record the baseline by its build time and date, provided that all the source code used for the build is under configuration management at the time. (</w:t>
      </w:r>
      <w:r w:rsidRPr="00253665">
        <w:t>See</w:t>
      </w:r>
      <w:r w:rsidRPr="006B7BF7">
        <w:rPr>
          <w:color w:val="3366FF"/>
        </w:rPr>
        <w:t xml:space="preserve"> </w:t>
      </w:r>
      <w:r w:rsidRPr="000C08DD">
        <w:t xml:space="preserve">reference </w:t>
      </w:r>
      <w:hyperlink w:anchor="Ref_5_2_2" w:history="1">
        <w:r w:rsidRPr="00355781">
          <w:rPr>
            <w:rStyle w:val="Hyperlink"/>
            <w:rFonts w:eastAsiaTheme="majorEastAsia"/>
          </w:rPr>
          <w:t>5.</w:t>
        </w:r>
        <w:r w:rsidRPr="00355781">
          <w:rPr>
            <w:rStyle w:val="Hyperlink"/>
            <w:rFonts w:eastAsiaTheme="majorEastAsia"/>
          </w:rPr>
          <w:t>2</w:t>
        </w:r>
        <w:r w:rsidRPr="00355781">
          <w:rPr>
            <w:rStyle w:val="Hyperlink"/>
            <w:rFonts w:eastAsiaTheme="majorEastAsia"/>
          </w:rPr>
          <w:t>.2</w:t>
        </w:r>
      </w:hyperlink>
      <w:r>
        <w:t xml:space="preserve">, </w:t>
      </w:r>
      <w:r w:rsidRPr="000C08DD">
        <w:t>Software Configuration Management D&amp;T</w:t>
      </w:r>
      <w:r>
        <w:t xml:space="preserve">.)  </w:t>
      </w:r>
    </w:p>
    <w:p w14:paraId="57A13629" w14:textId="77777777" w:rsidR="00827926" w:rsidRDefault="00827926" w:rsidP="00827926">
      <w:r>
        <w:t>The results of the test will be recorded in a software verification or test report.  This will indicate the baseline version number of software tested, status of the tests, and any additional equipment used.</w:t>
      </w:r>
    </w:p>
    <w:p w14:paraId="5EA7ADD1" w14:textId="77777777" w:rsidR="00827926" w:rsidRDefault="00827926" w:rsidP="00827926">
      <w:r>
        <w:t xml:space="preserve">Subsequent project iterations do not need to re-run all of the tests in the Software Verification </w:t>
      </w:r>
      <w:proofErr w:type="gramStart"/>
      <w:r>
        <w:t>Specification, and</w:t>
      </w:r>
      <w:proofErr w:type="gramEnd"/>
      <w:r>
        <w:t xml:space="preserve"> will generally run a subset of the full list of verification tests in order to check existing functionality, plus a set of new tests for new functionality and fixes.</w:t>
      </w:r>
    </w:p>
    <w:p w14:paraId="61C40C7B" w14:textId="77777777" w:rsidR="00827926" w:rsidRDefault="00827926" w:rsidP="00827926">
      <w:r>
        <w:t xml:space="preserve">Certain products allow configurability via downloading or modification of parameters stored in files or non-volatile memory.  These sets of parameters need to be checked for compatibility with each new production software release.  The procedure to cover this checking is described in reference </w:t>
      </w:r>
      <w:hyperlink w:anchor="Ref_5_1_10" w:history="1">
        <w:r>
          <w:rPr>
            <w:rStyle w:val="Hyperlink"/>
            <w:rFonts w:eastAsiaTheme="majorEastAsia"/>
          </w:rPr>
          <w:t>5.1.1</w:t>
        </w:r>
        <w:r>
          <w:rPr>
            <w:rStyle w:val="Hyperlink"/>
            <w:rFonts w:eastAsiaTheme="majorEastAsia"/>
          </w:rPr>
          <w:t>1</w:t>
        </w:r>
      </w:hyperlink>
      <w:r>
        <w:t>.</w:t>
      </w:r>
    </w:p>
    <w:p w14:paraId="391FB78E" w14:textId="77777777" w:rsidR="00827926" w:rsidRDefault="00827926" w:rsidP="00827926">
      <w:r>
        <w:t xml:space="preserve">Independent testing of software by shall also occur wherever practicable.  This can be by other teams (Electronics, NPI, Production, Global Support, Global Systems Group) or groups on other sites (Edwards Hillsboro, </w:t>
      </w:r>
      <w:smartTag w:uri="urn:schemas-microsoft-com:office:smarttags" w:element="City">
        <w:r>
          <w:t>Niagara</w:t>
        </w:r>
      </w:smartTag>
      <w:r>
        <w:t xml:space="preserve">, </w:t>
      </w:r>
      <w:smartTag w:uri="urn:schemas-microsoft-com:office:smarttags" w:element="country-region">
        <w:r>
          <w:t>Japan</w:t>
        </w:r>
      </w:smartTag>
      <w:r>
        <w:t xml:space="preserve">, </w:t>
      </w:r>
      <w:smartTag w:uri="urn:schemas-microsoft-com:office:smarttags" w:element="country-region">
        <w:smartTag w:uri="urn:schemas-microsoft-com:office:smarttags" w:element="place">
          <w:r>
            <w:t>Korea</w:t>
          </w:r>
        </w:smartTag>
      </w:smartTag>
      <w:r>
        <w:t xml:space="preserve">.)  Examples of independent testing </w:t>
      </w:r>
      <w:proofErr w:type="gramStart"/>
      <w:r>
        <w:t>are:</w:t>
      </w:r>
      <w:proofErr w:type="gramEnd"/>
      <w:r>
        <w:t xml:space="preserve"> Pump controller software verification testing by Global </w:t>
      </w:r>
      <w:proofErr w:type="spellStart"/>
      <w:r>
        <w:t>Semicon</w:t>
      </w:r>
      <w:proofErr w:type="spellEnd"/>
      <w:r>
        <w:t xml:space="preserve"> Support Group or Pumps NPI Team; Integrated System Testing by Global Systems Group at </w:t>
      </w:r>
      <w:smartTag w:uri="urn:schemas-microsoft-com:office:smarttags" w:element="place">
        <w:r>
          <w:t>Niagara</w:t>
        </w:r>
      </w:smartTag>
      <w:r>
        <w:t xml:space="preserve">; Turbo Instrument Controller </w:t>
      </w:r>
      <w:ins w:id="219" w:author="Jacob, Susan" w:date="2017-11-28T12:54:00Z">
        <w:r>
          <w:t>S</w:t>
        </w:r>
      </w:ins>
      <w:del w:id="220" w:author="Jacob, Susan" w:date="2017-11-28T12:54:00Z">
        <w:r w:rsidDel="003313B0">
          <w:delText>s</w:delText>
        </w:r>
      </w:del>
      <w:r>
        <w:t xml:space="preserve">oftware Verification Testing by Electronics team. Records of such testing shall also be kept alongside, or as part of, the Software Verification Specification.  </w:t>
      </w:r>
    </w:p>
    <w:p w14:paraId="10D19982" w14:textId="77777777" w:rsidR="00827926" w:rsidRDefault="00827926" w:rsidP="00827926">
      <w:pPr>
        <w:pStyle w:val="Heading3"/>
      </w:pPr>
      <w:bookmarkStart w:id="221" w:name="_Software_Deployment"/>
      <w:bookmarkStart w:id="222" w:name="_Toc354554894"/>
      <w:bookmarkStart w:id="223" w:name="_Toc354555052"/>
      <w:bookmarkStart w:id="224" w:name="_Toc499638903"/>
      <w:bookmarkEnd w:id="221"/>
      <w:r>
        <w:t>Software Deployment</w:t>
      </w:r>
      <w:bookmarkEnd w:id="222"/>
      <w:bookmarkEnd w:id="223"/>
      <w:bookmarkEnd w:id="224"/>
    </w:p>
    <w:p w14:paraId="53FAB850" w14:textId="77777777" w:rsidR="00827926" w:rsidRDefault="00827926" w:rsidP="00827926">
      <w:pPr>
        <w:keepNext/>
      </w:pPr>
      <w:r>
        <w:t xml:space="preserve">Once software verification and testing has been completed to the satisfaction of the project leader, the software may be released for use by customers as a </w:t>
      </w:r>
      <w:hyperlink w:anchor="Beta_baseline_description" w:history="1">
        <w:r w:rsidRPr="003E3198">
          <w:rPr>
            <w:rStyle w:val="Hyperlink"/>
            <w:rFonts w:eastAsiaTheme="majorEastAsia"/>
          </w:rPr>
          <w:t>beta</w:t>
        </w:r>
      </w:hyperlink>
      <w:r>
        <w:t xml:space="preserve"> or </w:t>
      </w:r>
      <w:hyperlink w:anchor="Prodn_baseline_description" w:history="1">
        <w:r w:rsidRPr="00D77DEF">
          <w:rPr>
            <w:rStyle w:val="Hyperlink"/>
            <w:rFonts w:eastAsiaTheme="majorEastAsia"/>
          </w:rPr>
          <w:t>production</w:t>
        </w:r>
      </w:hyperlink>
      <w:r>
        <w:t xml:space="preserve"> baseline release. </w:t>
      </w:r>
    </w:p>
    <w:p w14:paraId="547DB5B8" w14:textId="77777777" w:rsidR="00827926" w:rsidRDefault="00827926" w:rsidP="00827926">
      <w:pPr>
        <w:keepNext/>
      </w:pPr>
      <w:r>
        <w:t>Three levels of software baseline are defined</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1"/>
        <w:gridCol w:w="3780"/>
        <w:gridCol w:w="3780"/>
      </w:tblGrid>
      <w:tr w:rsidR="00827926" w:rsidRPr="004F3097" w14:paraId="7FDB98DD" w14:textId="77777777" w:rsidTr="00590BDF">
        <w:trPr>
          <w:cantSplit/>
          <w:tblHeader/>
        </w:trPr>
        <w:tc>
          <w:tcPr>
            <w:tcW w:w="1341" w:type="dxa"/>
            <w:shd w:val="clear" w:color="auto" w:fill="auto"/>
          </w:tcPr>
          <w:p w14:paraId="75B139D1" w14:textId="77777777" w:rsidR="00827926" w:rsidRPr="004F3097" w:rsidRDefault="00827926" w:rsidP="00590BDF">
            <w:pPr>
              <w:keepNext/>
              <w:spacing w:before="60" w:after="60"/>
              <w:rPr>
                <w:b/>
              </w:rPr>
            </w:pPr>
            <w:r w:rsidRPr="004F3097">
              <w:rPr>
                <w:b/>
              </w:rPr>
              <w:t>Baseline level</w:t>
            </w:r>
          </w:p>
        </w:tc>
        <w:tc>
          <w:tcPr>
            <w:tcW w:w="3780" w:type="dxa"/>
            <w:shd w:val="clear" w:color="auto" w:fill="auto"/>
          </w:tcPr>
          <w:p w14:paraId="2B040F4C" w14:textId="77777777" w:rsidR="00827926" w:rsidRPr="004F3097" w:rsidRDefault="00827926" w:rsidP="00590BDF">
            <w:pPr>
              <w:keepNext/>
              <w:tabs>
                <w:tab w:val="left" w:pos="3471"/>
              </w:tabs>
              <w:spacing w:before="60" w:after="60"/>
              <w:rPr>
                <w:b/>
              </w:rPr>
            </w:pPr>
            <w:r w:rsidRPr="004F3097">
              <w:rPr>
                <w:b/>
              </w:rPr>
              <w:t>Description</w:t>
            </w:r>
          </w:p>
        </w:tc>
        <w:tc>
          <w:tcPr>
            <w:tcW w:w="3780" w:type="dxa"/>
            <w:shd w:val="clear" w:color="auto" w:fill="auto"/>
          </w:tcPr>
          <w:p w14:paraId="55CBA090" w14:textId="77777777" w:rsidR="00827926" w:rsidRPr="004F3097" w:rsidRDefault="00827926" w:rsidP="00590BDF">
            <w:pPr>
              <w:keepNext/>
              <w:tabs>
                <w:tab w:val="left" w:pos="3471"/>
              </w:tabs>
              <w:spacing w:before="60" w:after="60"/>
              <w:rPr>
                <w:b/>
              </w:rPr>
            </w:pPr>
            <w:r w:rsidRPr="004F3097">
              <w:rPr>
                <w:b/>
              </w:rPr>
              <w:t>Status</w:t>
            </w:r>
          </w:p>
        </w:tc>
      </w:tr>
      <w:tr w:rsidR="00827926" w:rsidRPr="00A84FF7" w14:paraId="7B43C531" w14:textId="77777777" w:rsidTr="00590BDF">
        <w:trPr>
          <w:cantSplit/>
        </w:trPr>
        <w:tc>
          <w:tcPr>
            <w:tcW w:w="1341" w:type="dxa"/>
            <w:shd w:val="clear" w:color="auto" w:fill="auto"/>
          </w:tcPr>
          <w:p w14:paraId="26844D59" w14:textId="77777777" w:rsidR="00827926" w:rsidRPr="008B3276" w:rsidRDefault="00827926" w:rsidP="00590BDF">
            <w:pPr>
              <w:spacing w:before="60" w:after="60"/>
              <w:rPr>
                <w:rStyle w:val="TableText10pt"/>
              </w:rPr>
            </w:pPr>
            <w:bookmarkStart w:id="225" w:name="alpha_baseline_description"/>
            <w:r w:rsidRPr="008B3276">
              <w:rPr>
                <w:rStyle w:val="TableText10pt"/>
              </w:rPr>
              <w:t>Alpha</w:t>
            </w:r>
            <w:bookmarkEnd w:id="225"/>
          </w:p>
        </w:tc>
        <w:tc>
          <w:tcPr>
            <w:tcW w:w="3780" w:type="dxa"/>
            <w:shd w:val="clear" w:color="auto" w:fill="auto"/>
          </w:tcPr>
          <w:p w14:paraId="3C981AEF" w14:textId="77777777" w:rsidR="00827926" w:rsidRPr="008B3276" w:rsidRDefault="00827926" w:rsidP="00590BDF">
            <w:pPr>
              <w:spacing w:before="60" w:after="60"/>
              <w:rPr>
                <w:rStyle w:val="TableText10pt"/>
              </w:rPr>
            </w:pPr>
            <w:r w:rsidRPr="008B3276">
              <w:rPr>
                <w:rStyle w:val="TableText10pt"/>
              </w:rPr>
              <w:t xml:space="preserve">The software has undergone no formal </w:t>
            </w:r>
            <w:proofErr w:type="gramStart"/>
            <w:r w:rsidRPr="008B3276">
              <w:rPr>
                <w:rStyle w:val="TableText10pt"/>
              </w:rPr>
              <w:t>testing, and</w:t>
            </w:r>
            <w:proofErr w:type="gramEnd"/>
            <w:r w:rsidRPr="008B3276">
              <w:rPr>
                <w:rStyle w:val="TableText10pt"/>
              </w:rPr>
              <w:t xml:space="preserve"> is therefore supplied for evaluation purposes only.  </w:t>
            </w:r>
          </w:p>
        </w:tc>
        <w:tc>
          <w:tcPr>
            <w:tcW w:w="3780" w:type="dxa"/>
            <w:shd w:val="clear" w:color="auto" w:fill="auto"/>
          </w:tcPr>
          <w:p w14:paraId="324E273B" w14:textId="77777777" w:rsidR="00827926" w:rsidRPr="008B3276" w:rsidRDefault="00827926" w:rsidP="00590BDF">
            <w:pPr>
              <w:spacing w:before="60" w:after="60"/>
              <w:rPr>
                <w:rStyle w:val="TableText10pt"/>
              </w:rPr>
            </w:pPr>
            <w:r w:rsidRPr="008B3276">
              <w:rPr>
                <w:rStyle w:val="TableText10pt"/>
              </w:rPr>
              <w:t xml:space="preserve">May only be used for testing and evaluation internally only within the Edwards </w:t>
            </w:r>
            <w:proofErr w:type="spellStart"/>
            <w:r w:rsidRPr="008B3276">
              <w:rPr>
                <w:rStyle w:val="TableText10pt"/>
              </w:rPr>
              <w:t>organisation</w:t>
            </w:r>
            <w:proofErr w:type="spellEnd"/>
            <w:r w:rsidRPr="008B3276">
              <w:rPr>
                <w:rStyle w:val="TableText10pt"/>
              </w:rPr>
              <w:t>.</w:t>
            </w:r>
          </w:p>
        </w:tc>
      </w:tr>
      <w:tr w:rsidR="00827926" w:rsidRPr="00A84FF7" w14:paraId="0C613A74" w14:textId="77777777" w:rsidTr="00590BDF">
        <w:trPr>
          <w:cantSplit/>
        </w:trPr>
        <w:tc>
          <w:tcPr>
            <w:tcW w:w="1341" w:type="dxa"/>
            <w:shd w:val="clear" w:color="auto" w:fill="auto"/>
          </w:tcPr>
          <w:p w14:paraId="71F0E2EE" w14:textId="77777777" w:rsidR="00827926" w:rsidRPr="008B3276" w:rsidRDefault="00827926" w:rsidP="00590BDF">
            <w:pPr>
              <w:spacing w:before="60" w:after="60"/>
              <w:rPr>
                <w:rStyle w:val="TableText10pt"/>
              </w:rPr>
            </w:pPr>
            <w:bookmarkStart w:id="226" w:name="Beta_baseline_description"/>
            <w:r w:rsidRPr="008B3276">
              <w:rPr>
                <w:rStyle w:val="TableText10pt"/>
              </w:rPr>
              <w:lastRenderedPageBreak/>
              <w:t>Beta</w:t>
            </w:r>
            <w:bookmarkEnd w:id="226"/>
          </w:p>
        </w:tc>
        <w:tc>
          <w:tcPr>
            <w:tcW w:w="3780" w:type="dxa"/>
            <w:shd w:val="clear" w:color="auto" w:fill="auto"/>
          </w:tcPr>
          <w:p w14:paraId="413EC7A9" w14:textId="77777777" w:rsidR="00827926" w:rsidRPr="008B3276" w:rsidRDefault="00827926" w:rsidP="00590BDF">
            <w:pPr>
              <w:spacing w:before="60" w:after="60"/>
              <w:rPr>
                <w:rStyle w:val="TableText10pt"/>
              </w:rPr>
            </w:pPr>
            <w:r w:rsidRPr="008B3276">
              <w:rPr>
                <w:rStyle w:val="TableText10pt"/>
              </w:rPr>
              <w:t xml:space="preserve">The software release has not yet been completely validated.  (i.e.: It has not been formally accepted for use as a Production item.)  </w:t>
            </w:r>
          </w:p>
        </w:tc>
        <w:tc>
          <w:tcPr>
            <w:tcW w:w="3780" w:type="dxa"/>
            <w:shd w:val="clear" w:color="auto" w:fill="auto"/>
          </w:tcPr>
          <w:p w14:paraId="207E7A55" w14:textId="77777777" w:rsidR="00827926" w:rsidRPr="00E60B3C" w:rsidRDefault="00827926" w:rsidP="00590BDF">
            <w:pPr>
              <w:spacing w:before="60" w:after="60"/>
              <w:rPr>
                <w:rStyle w:val="TableText10pt"/>
              </w:rPr>
            </w:pPr>
            <w:r w:rsidRPr="00E60B3C">
              <w:rPr>
                <w:rStyle w:val="TableText10pt"/>
              </w:rPr>
              <w:t xml:space="preserve">May be supplied to an external customer on the understanding that it is not supported by the Edwards Service </w:t>
            </w:r>
            <w:proofErr w:type="spellStart"/>
            <w:r w:rsidRPr="00E60B3C">
              <w:rPr>
                <w:rStyle w:val="TableText10pt"/>
              </w:rPr>
              <w:t>Organisation</w:t>
            </w:r>
            <w:proofErr w:type="spellEnd"/>
            <w:r w:rsidRPr="00E60B3C">
              <w:rPr>
                <w:rStyle w:val="TableText10pt"/>
              </w:rPr>
              <w:t>.</w:t>
            </w:r>
          </w:p>
          <w:p w14:paraId="2F27E3D9" w14:textId="77777777" w:rsidR="00827926" w:rsidRPr="008B3276" w:rsidRDefault="00827926" w:rsidP="00590BDF">
            <w:pPr>
              <w:spacing w:before="60" w:after="60"/>
              <w:rPr>
                <w:rStyle w:val="TableText10pt"/>
              </w:rPr>
            </w:pPr>
            <w:r w:rsidRPr="008B3276">
              <w:rPr>
                <w:rStyle w:val="TableText10pt"/>
              </w:rPr>
              <w:t>Beta releases of embedded software may be supplied for use in as part of trials on Edwards customer sites.</w:t>
            </w:r>
          </w:p>
          <w:p w14:paraId="285CD4EC" w14:textId="77777777" w:rsidR="00827926" w:rsidRPr="008B3276" w:rsidRDefault="00827926" w:rsidP="00590BDF">
            <w:pPr>
              <w:spacing w:before="60" w:after="60"/>
              <w:rPr>
                <w:rStyle w:val="TableText10pt"/>
              </w:rPr>
            </w:pPr>
            <w:r w:rsidRPr="008B3276">
              <w:rPr>
                <w:rStyle w:val="TableText10pt"/>
              </w:rPr>
              <w:t xml:space="preserve">Beta </w:t>
            </w:r>
            <w:r w:rsidRPr="00E60B3C">
              <w:rPr>
                <w:rStyle w:val="TableText10pt"/>
              </w:rPr>
              <w:t>releases</w:t>
            </w:r>
            <w:r w:rsidRPr="008B3276">
              <w:rPr>
                <w:rStyle w:val="TableText10pt"/>
              </w:rPr>
              <w:t xml:space="preserve"> may be supplied to Edwards customers in limited numbers upon request for a non-standard order.</w:t>
            </w:r>
          </w:p>
        </w:tc>
      </w:tr>
      <w:tr w:rsidR="00827926" w:rsidRPr="00A84FF7" w14:paraId="4E0C247F" w14:textId="77777777" w:rsidTr="00590BDF">
        <w:trPr>
          <w:cantSplit/>
        </w:trPr>
        <w:tc>
          <w:tcPr>
            <w:tcW w:w="1341" w:type="dxa"/>
            <w:shd w:val="clear" w:color="auto" w:fill="auto"/>
          </w:tcPr>
          <w:p w14:paraId="090C2A05" w14:textId="77777777" w:rsidR="00827926" w:rsidRPr="008B3276" w:rsidRDefault="00827926" w:rsidP="00590BDF">
            <w:pPr>
              <w:spacing w:before="60" w:after="60"/>
              <w:rPr>
                <w:rStyle w:val="TableText10pt"/>
              </w:rPr>
            </w:pPr>
            <w:bookmarkStart w:id="227" w:name="Prodn_baseline_description"/>
            <w:r w:rsidRPr="008B3276">
              <w:rPr>
                <w:rStyle w:val="TableText10pt"/>
              </w:rPr>
              <w:t>Production</w:t>
            </w:r>
            <w:bookmarkEnd w:id="227"/>
          </w:p>
        </w:tc>
        <w:tc>
          <w:tcPr>
            <w:tcW w:w="3780" w:type="dxa"/>
            <w:shd w:val="clear" w:color="auto" w:fill="auto"/>
          </w:tcPr>
          <w:p w14:paraId="32B4A5EF" w14:textId="77777777" w:rsidR="00827926" w:rsidRPr="008B3276" w:rsidRDefault="00827926" w:rsidP="00590BDF">
            <w:pPr>
              <w:spacing w:before="60" w:after="60"/>
              <w:rPr>
                <w:rStyle w:val="TableText10pt"/>
              </w:rPr>
            </w:pPr>
            <w:r w:rsidRPr="008B3276">
              <w:rPr>
                <w:rStyle w:val="TableText10pt"/>
              </w:rPr>
              <w:t xml:space="preserve">The software has undergone full formal verification.  </w:t>
            </w:r>
          </w:p>
          <w:p w14:paraId="574E8A6E" w14:textId="77777777" w:rsidR="00827926" w:rsidRPr="008B3276" w:rsidRDefault="00827926" w:rsidP="00590BDF">
            <w:pPr>
              <w:spacing w:before="60" w:after="60"/>
              <w:rPr>
                <w:rStyle w:val="TableText10pt"/>
              </w:rPr>
            </w:pPr>
            <w:r w:rsidRPr="008B3276">
              <w:rPr>
                <w:rStyle w:val="TableText10pt"/>
              </w:rPr>
              <w:t>It is assigned a unique MAPICS part code and version letter, starting at A.</w:t>
            </w:r>
            <w:r>
              <w:rPr>
                <w:rStyle w:val="TableText10pt"/>
              </w:rPr>
              <w:t xml:space="preserve"> (see reference </w:t>
            </w:r>
            <w:hyperlink w:anchor="Ref_5_2_2" w:history="1">
              <w:r w:rsidRPr="004F3097">
                <w:rPr>
                  <w:rStyle w:val="Hyperlink"/>
                  <w:rFonts w:eastAsiaTheme="majorEastAsia" w:cs="Trebuchet MS"/>
                </w:rPr>
                <w:t>5.</w:t>
              </w:r>
              <w:r w:rsidRPr="004F3097">
                <w:rPr>
                  <w:rStyle w:val="Hyperlink"/>
                  <w:rFonts w:eastAsiaTheme="majorEastAsia" w:cs="Trebuchet MS"/>
                </w:rPr>
                <w:t>2</w:t>
              </w:r>
              <w:r w:rsidRPr="004F3097">
                <w:rPr>
                  <w:rStyle w:val="Hyperlink"/>
                  <w:rFonts w:eastAsiaTheme="majorEastAsia" w:cs="Trebuchet MS"/>
                </w:rPr>
                <w:t>.</w:t>
              </w:r>
              <w:r w:rsidRPr="004F3097">
                <w:rPr>
                  <w:rStyle w:val="Hyperlink"/>
                  <w:rFonts w:eastAsiaTheme="majorEastAsia" w:cs="Trebuchet MS"/>
                </w:rPr>
                <w:t>2</w:t>
              </w:r>
            </w:hyperlink>
            <w:r>
              <w:rPr>
                <w:rStyle w:val="TableText10pt"/>
              </w:rPr>
              <w:t>)</w:t>
            </w:r>
            <w:r w:rsidRPr="008B3276">
              <w:rPr>
                <w:rStyle w:val="TableText10pt"/>
              </w:rPr>
              <w:t xml:space="preserve">  </w:t>
            </w:r>
          </w:p>
        </w:tc>
        <w:tc>
          <w:tcPr>
            <w:tcW w:w="3780" w:type="dxa"/>
            <w:shd w:val="clear" w:color="auto" w:fill="auto"/>
          </w:tcPr>
          <w:p w14:paraId="7B21782C" w14:textId="77777777" w:rsidR="00827926" w:rsidRPr="008B3276" w:rsidRDefault="00827926" w:rsidP="00590BDF">
            <w:pPr>
              <w:spacing w:before="60" w:after="60"/>
              <w:rPr>
                <w:rStyle w:val="TableText10pt"/>
              </w:rPr>
            </w:pPr>
            <w:r w:rsidRPr="008B3276">
              <w:rPr>
                <w:rStyle w:val="TableText10pt"/>
              </w:rPr>
              <w:t xml:space="preserve">May be incorporated in </w:t>
            </w:r>
            <w:r>
              <w:rPr>
                <w:rStyle w:val="TableText10pt"/>
              </w:rPr>
              <w:t xml:space="preserve">or used as </w:t>
            </w:r>
            <w:r w:rsidRPr="008B3276">
              <w:rPr>
                <w:rStyle w:val="TableText10pt"/>
              </w:rPr>
              <w:t>Edwards production items for purchase by external customers</w:t>
            </w:r>
          </w:p>
        </w:tc>
      </w:tr>
    </w:tbl>
    <w:p w14:paraId="42E1075C" w14:textId="77777777" w:rsidR="00827926" w:rsidRPr="00AE19FB" w:rsidRDefault="00827926" w:rsidP="00827926">
      <w:pPr>
        <w:rPr>
          <w:color w:val="3366FF"/>
        </w:rPr>
      </w:pPr>
    </w:p>
    <w:p w14:paraId="4DE42B7D" w14:textId="77777777" w:rsidR="00827926" w:rsidRDefault="00827926" w:rsidP="00827926">
      <w:r w:rsidRPr="000C08DD">
        <w:t xml:space="preserve">The process of creating, identifying and preparing a software baseline for release is described in reference </w:t>
      </w:r>
      <w:hyperlink w:anchor="Ref_5_2_2" w:history="1">
        <w:r w:rsidRPr="00355781">
          <w:rPr>
            <w:rStyle w:val="Hyperlink"/>
            <w:rFonts w:eastAsiaTheme="majorEastAsia"/>
          </w:rPr>
          <w:t>5.2.</w:t>
        </w:r>
        <w:r w:rsidRPr="00355781">
          <w:rPr>
            <w:rStyle w:val="Hyperlink"/>
            <w:rFonts w:eastAsiaTheme="majorEastAsia"/>
          </w:rPr>
          <w:t>2</w:t>
        </w:r>
      </w:hyperlink>
      <w:r>
        <w:t xml:space="preserve"> </w:t>
      </w:r>
      <w:r w:rsidRPr="000C08DD">
        <w:t>(Software Configuration Management D&amp;T).</w:t>
      </w:r>
    </w:p>
    <w:p w14:paraId="456536CC" w14:textId="77777777" w:rsidR="00827926" w:rsidRPr="000C08DD" w:rsidRDefault="00827926" w:rsidP="00827926">
      <w:r>
        <w:t>P</w:t>
      </w:r>
      <w:r w:rsidRPr="00634D64">
        <w:t xml:space="preserve">roduction level </w:t>
      </w:r>
      <w:r>
        <w:t>‘Embedded’ software releases included in products that go through product testing process(es) need to be checked independently (by another team/group) to see that the product hardware loaded with the new software release passes successfully through all such levels of product testing. (These may include ATE, PCA functional test and full product testing.)</w:t>
      </w:r>
    </w:p>
    <w:p w14:paraId="56F40886" w14:textId="77777777" w:rsidR="00827926" w:rsidRDefault="00827926" w:rsidP="00827926">
      <w:r>
        <w:t xml:space="preserve">For all </w:t>
      </w:r>
      <w:r w:rsidRPr="00634D64">
        <w:t xml:space="preserve">production level </w:t>
      </w:r>
      <w:r>
        <w:t xml:space="preserve">software releases (apart from those of the product </w:t>
      </w:r>
      <w:del w:id="228" w:author="Jacob, Susan" w:date="2017-11-28T12:56:00Z">
        <w:r w:rsidDel="003313B0">
          <w:delText>‘FabWorks</w:delText>
        </w:r>
      </w:del>
      <w:proofErr w:type="spellStart"/>
      <w:ins w:id="229" w:author="Jacob, Susan" w:date="2017-11-28T12:58:00Z">
        <w:r>
          <w:t>EdCentra</w:t>
        </w:r>
      </w:ins>
      <w:proofErr w:type="spellEnd"/>
      <w:r>
        <w:t xml:space="preserve">’) an EC is raised by the Software Project Leader or appointed deputy to request introduction the new release into the manufacturing and production process.  </w:t>
      </w:r>
      <w:r w:rsidRPr="00355781">
        <w:t xml:space="preserve">Reference </w:t>
      </w:r>
      <w:hyperlink w:anchor="Ref_5_1_6" w:history="1">
        <w:r>
          <w:rPr>
            <w:rStyle w:val="Hyperlink"/>
            <w:rFonts w:eastAsiaTheme="majorEastAsia"/>
          </w:rPr>
          <w:t>5.1.7</w:t>
        </w:r>
      </w:hyperlink>
      <w:r>
        <w:t xml:space="preserve">, </w:t>
      </w:r>
      <w:r w:rsidRPr="00355781">
        <w:t>describes the EC process itself.</w:t>
      </w:r>
      <w:r>
        <w:t xml:space="preserve">  Specific actions need to be included on the EC form on the Implementation sheet:</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6"/>
        <w:gridCol w:w="1651"/>
        <w:gridCol w:w="4095"/>
        <w:gridCol w:w="1644"/>
      </w:tblGrid>
      <w:tr w:rsidR="00827926" w:rsidRPr="004F3097" w14:paraId="07B77B88" w14:textId="77777777" w:rsidTr="00590BDF">
        <w:trPr>
          <w:cantSplit/>
          <w:tblHeader/>
        </w:trPr>
        <w:tc>
          <w:tcPr>
            <w:tcW w:w="1576" w:type="dxa"/>
            <w:shd w:val="clear" w:color="auto" w:fill="auto"/>
          </w:tcPr>
          <w:p w14:paraId="6AF7E367" w14:textId="77777777" w:rsidR="00827926" w:rsidRPr="004F3097" w:rsidRDefault="00827926" w:rsidP="00590BDF">
            <w:pPr>
              <w:keepLines/>
              <w:spacing w:before="60" w:after="60"/>
              <w:rPr>
                <w:b/>
              </w:rPr>
            </w:pPr>
            <w:r w:rsidRPr="004F3097">
              <w:rPr>
                <w:b/>
              </w:rPr>
              <w:t>Category</w:t>
            </w:r>
          </w:p>
        </w:tc>
        <w:tc>
          <w:tcPr>
            <w:tcW w:w="1651" w:type="dxa"/>
            <w:shd w:val="clear" w:color="auto" w:fill="auto"/>
          </w:tcPr>
          <w:p w14:paraId="42DBE7BF" w14:textId="77777777" w:rsidR="00827926" w:rsidRPr="004F3097" w:rsidRDefault="00827926" w:rsidP="00590BDF">
            <w:pPr>
              <w:keepLines/>
              <w:spacing w:before="60" w:after="60"/>
              <w:rPr>
                <w:b/>
              </w:rPr>
            </w:pPr>
            <w:r w:rsidRPr="004F3097">
              <w:rPr>
                <w:b/>
              </w:rPr>
              <w:t>Action</w:t>
            </w:r>
          </w:p>
        </w:tc>
        <w:tc>
          <w:tcPr>
            <w:tcW w:w="4095" w:type="dxa"/>
            <w:shd w:val="clear" w:color="auto" w:fill="auto"/>
          </w:tcPr>
          <w:p w14:paraId="095651A6" w14:textId="77777777" w:rsidR="00827926" w:rsidRPr="004F3097" w:rsidRDefault="00827926" w:rsidP="00590BDF">
            <w:pPr>
              <w:keepLines/>
              <w:spacing w:before="60" w:after="60"/>
              <w:rPr>
                <w:b/>
              </w:rPr>
            </w:pPr>
            <w:r w:rsidRPr="004F3097">
              <w:rPr>
                <w:b/>
              </w:rPr>
              <w:t>Description</w:t>
            </w:r>
          </w:p>
        </w:tc>
        <w:tc>
          <w:tcPr>
            <w:tcW w:w="1644" w:type="dxa"/>
            <w:shd w:val="clear" w:color="auto" w:fill="auto"/>
          </w:tcPr>
          <w:p w14:paraId="4F86F6D0" w14:textId="77777777" w:rsidR="00827926" w:rsidRPr="004F3097" w:rsidRDefault="00827926" w:rsidP="00590BDF">
            <w:pPr>
              <w:keepLines/>
              <w:spacing w:before="60" w:after="60"/>
              <w:rPr>
                <w:b/>
              </w:rPr>
            </w:pPr>
            <w:r w:rsidRPr="004F3097">
              <w:rPr>
                <w:b/>
              </w:rPr>
              <w:t>Responsibility</w:t>
            </w:r>
          </w:p>
        </w:tc>
      </w:tr>
      <w:tr w:rsidR="00827926" w:rsidRPr="006D60C6" w14:paraId="76C4C73B" w14:textId="77777777" w:rsidTr="00590BDF">
        <w:trPr>
          <w:cantSplit/>
        </w:trPr>
        <w:tc>
          <w:tcPr>
            <w:tcW w:w="1576" w:type="dxa"/>
            <w:shd w:val="clear" w:color="auto" w:fill="auto"/>
          </w:tcPr>
          <w:p w14:paraId="250ACE73" w14:textId="77777777" w:rsidR="00827926" w:rsidRPr="008B3276" w:rsidRDefault="00827926" w:rsidP="00590BDF">
            <w:pPr>
              <w:keepLines/>
              <w:spacing w:before="60" w:after="60"/>
              <w:rPr>
                <w:rStyle w:val="TableText10pt"/>
              </w:rPr>
            </w:pPr>
            <w:r w:rsidRPr="008B3276">
              <w:rPr>
                <w:rStyle w:val="TableText10pt"/>
              </w:rPr>
              <w:t>MAPICS</w:t>
            </w:r>
          </w:p>
        </w:tc>
        <w:tc>
          <w:tcPr>
            <w:tcW w:w="1651" w:type="dxa"/>
            <w:shd w:val="clear" w:color="auto" w:fill="auto"/>
          </w:tcPr>
          <w:p w14:paraId="2A9ED48A" w14:textId="77777777" w:rsidR="00827926" w:rsidRPr="008B3276" w:rsidRDefault="00827926" w:rsidP="00590BDF">
            <w:pPr>
              <w:keepLines/>
              <w:spacing w:before="60" w:after="60"/>
              <w:rPr>
                <w:rStyle w:val="TableText10pt"/>
              </w:rPr>
            </w:pPr>
            <w:r w:rsidRPr="008B3276">
              <w:rPr>
                <w:rStyle w:val="TableText10pt"/>
              </w:rPr>
              <w:t xml:space="preserve">Item Masters / </w:t>
            </w:r>
            <w:smartTag w:uri="urn:schemas-microsoft-com:office:smarttags" w:element="stockticker">
              <w:r w:rsidRPr="008B3276">
                <w:rPr>
                  <w:rStyle w:val="TableText10pt"/>
                </w:rPr>
                <w:t>PCS</w:t>
              </w:r>
            </w:smartTag>
          </w:p>
        </w:tc>
        <w:tc>
          <w:tcPr>
            <w:tcW w:w="4095" w:type="dxa"/>
            <w:shd w:val="clear" w:color="auto" w:fill="auto"/>
          </w:tcPr>
          <w:p w14:paraId="2A4C85E7" w14:textId="77777777" w:rsidR="00827926" w:rsidRPr="008B3276" w:rsidRDefault="00827926" w:rsidP="00590BDF">
            <w:pPr>
              <w:keepLines/>
              <w:spacing w:before="60" w:after="60"/>
              <w:rPr>
                <w:rStyle w:val="TableText10pt"/>
              </w:rPr>
            </w:pPr>
            <w:r w:rsidRPr="008B3276">
              <w:rPr>
                <w:rStyle w:val="TableText10pt"/>
              </w:rPr>
              <w:t>Update MAPICS to reflect the new software version</w:t>
            </w:r>
            <w:r>
              <w:rPr>
                <w:rStyle w:val="TableText10pt"/>
              </w:rPr>
              <w:t>.</w:t>
            </w:r>
          </w:p>
        </w:tc>
        <w:tc>
          <w:tcPr>
            <w:tcW w:w="1644" w:type="dxa"/>
            <w:shd w:val="clear" w:color="auto" w:fill="auto"/>
          </w:tcPr>
          <w:p w14:paraId="54B9CB9A" w14:textId="77777777" w:rsidR="00827926" w:rsidRPr="008B3276" w:rsidRDefault="00827926" w:rsidP="00590BDF">
            <w:pPr>
              <w:keepLines/>
              <w:spacing w:before="60" w:after="60"/>
              <w:rPr>
                <w:rStyle w:val="TableText10pt"/>
              </w:rPr>
            </w:pPr>
            <w:r w:rsidRPr="008B3276">
              <w:rPr>
                <w:rStyle w:val="TableText10pt"/>
              </w:rPr>
              <w:t>Production Engineering Department</w:t>
            </w:r>
          </w:p>
        </w:tc>
      </w:tr>
      <w:tr w:rsidR="00827926" w:rsidRPr="006D60C6" w14:paraId="00868328" w14:textId="77777777" w:rsidTr="00590BDF">
        <w:trPr>
          <w:cantSplit/>
        </w:trPr>
        <w:tc>
          <w:tcPr>
            <w:tcW w:w="1576" w:type="dxa"/>
            <w:shd w:val="clear" w:color="auto" w:fill="auto"/>
          </w:tcPr>
          <w:p w14:paraId="761C1F09" w14:textId="77777777" w:rsidR="00827926" w:rsidRPr="008B3276" w:rsidRDefault="00827926" w:rsidP="00590BDF">
            <w:pPr>
              <w:keepLines/>
              <w:spacing w:before="60" w:after="60"/>
              <w:rPr>
                <w:rStyle w:val="TableText10pt"/>
              </w:rPr>
            </w:pPr>
            <w:r w:rsidRPr="008B3276">
              <w:rPr>
                <w:rStyle w:val="TableText10pt"/>
              </w:rPr>
              <w:t>Documentation</w:t>
            </w:r>
          </w:p>
        </w:tc>
        <w:tc>
          <w:tcPr>
            <w:tcW w:w="1651" w:type="dxa"/>
            <w:shd w:val="clear" w:color="auto" w:fill="auto"/>
          </w:tcPr>
          <w:p w14:paraId="2FDF9F2C" w14:textId="77777777" w:rsidR="00827926" w:rsidRPr="00961703" w:rsidRDefault="00827926" w:rsidP="00590BDF">
            <w:pPr>
              <w:keepLines/>
              <w:spacing w:before="60" w:after="60"/>
              <w:rPr>
                <w:rStyle w:val="TableText10pt"/>
              </w:rPr>
            </w:pPr>
            <w:r w:rsidRPr="00961703">
              <w:rPr>
                <w:rStyle w:val="TableText10pt"/>
              </w:rPr>
              <w:t>Product / Instruction Manuals</w:t>
            </w:r>
          </w:p>
        </w:tc>
        <w:tc>
          <w:tcPr>
            <w:tcW w:w="4095" w:type="dxa"/>
            <w:shd w:val="clear" w:color="auto" w:fill="auto"/>
          </w:tcPr>
          <w:p w14:paraId="30EA1B0D" w14:textId="77777777" w:rsidR="00827926" w:rsidRPr="008B3276" w:rsidRDefault="00827926" w:rsidP="00590BDF">
            <w:pPr>
              <w:keepLines/>
              <w:spacing w:before="60" w:after="60"/>
              <w:rPr>
                <w:rStyle w:val="TableText10pt"/>
              </w:rPr>
            </w:pPr>
            <w:r>
              <w:rPr>
                <w:rStyle w:val="TableText10pt"/>
              </w:rPr>
              <w:t>(If needed) Update product instruction manual to reflect new functionality.</w:t>
            </w:r>
          </w:p>
        </w:tc>
        <w:tc>
          <w:tcPr>
            <w:tcW w:w="1644" w:type="dxa"/>
            <w:shd w:val="clear" w:color="auto" w:fill="auto"/>
          </w:tcPr>
          <w:p w14:paraId="201C80D1" w14:textId="77777777" w:rsidR="00827926" w:rsidRPr="008B3276" w:rsidRDefault="00827926" w:rsidP="00590BDF">
            <w:pPr>
              <w:keepLines/>
              <w:spacing w:before="60" w:after="60"/>
              <w:rPr>
                <w:rStyle w:val="TableText10pt"/>
              </w:rPr>
            </w:pPr>
            <w:r w:rsidRPr="008B3276">
              <w:rPr>
                <w:rStyle w:val="TableText10pt"/>
              </w:rPr>
              <w:t>Software team</w:t>
            </w:r>
          </w:p>
        </w:tc>
      </w:tr>
      <w:tr w:rsidR="00827926" w:rsidRPr="006D60C6" w14:paraId="62F88B70" w14:textId="77777777" w:rsidTr="00590BDF">
        <w:trPr>
          <w:cantSplit/>
        </w:trPr>
        <w:tc>
          <w:tcPr>
            <w:tcW w:w="1576" w:type="dxa"/>
            <w:shd w:val="clear" w:color="auto" w:fill="auto"/>
          </w:tcPr>
          <w:p w14:paraId="436255F8" w14:textId="77777777" w:rsidR="00827926" w:rsidRPr="008B3276" w:rsidRDefault="00827926" w:rsidP="00590BDF">
            <w:pPr>
              <w:keepLines/>
              <w:spacing w:before="60" w:after="60"/>
              <w:rPr>
                <w:rStyle w:val="TableText10pt"/>
              </w:rPr>
            </w:pPr>
            <w:r w:rsidRPr="008B3276">
              <w:rPr>
                <w:rStyle w:val="TableText10pt"/>
              </w:rPr>
              <w:t>Documentation</w:t>
            </w:r>
          </w:p>
        </w:tc>
        <w:tc>
          <w:tcPr>
            <w:tcW w:w="1651" w:type="dxa"/>
            <w:shd w:val="clear" w:color="auto" w:fill="auto"/>
          </w:tcPr>
          <w:p w14:paraId="2E88ED07" w14:textId="77777777" w:rsidR="00827926" w:rsidRPr="008B3276" w:rsidRDefault="00827926" w:rsidP="00590BDF">
            <w:pPr>
              <w:keepLines/>
              <w:spacing w:before="60" w:after="60"/>
              <w:rPr>
                <w:rStyle w:val="TableText10pt"/>
              </w:rPr>
            </w:pPr>
            <w:smartTag w:uri="urn:schemas-microsoft-com:office:smarttags" w:element="stockticker">
              <w:r w:rsidRPr="008B3276">
                <w:rPr>
                  <w:rStyle w:val="TableText10pt"/>
                </w:rPr>
                <w:t>SIB</w:t>
              </w:r>
            </w:smartTag>
          </w:p>
        </w:tc>
        <w:tc>
          <w:tcPr>
            <w:tcW w:w="4095" w:type="dxa"/>
            <w:shd w:val="clear" w:color="auto" w:fill="auto"/>
          </w:tcPr>
          <w:p w14:paraId="55F9F3FE" w14:textId="77777777" w:rsidR="00827926" w:rsidRPr="008B3276" w:rsidRDefault="00827926" w:rsidP="00590BDF">
            <w:pPr>
              <w:keepLines/>
              <w:spacing w:before="60" w:after="60"/>
              <w:rPr>
                <w:rStyle w:val="TableText10pt"/>
              </w:rPr>
            </w:pPr>
            <w:r w:rsidRPr="008B3276">
              <w:rPr>
                <w:rStyle w:val="TableText10pt"/>
              </w:rPr>
              <w:t xml:space="preserve">Draft </w:t>
            </w:r>
            <w:smartTag w:uri="urn:schemas-microsoft-com:office:smarttags" w:element="stockticker">
              <w:r w:rsidRPr="008B3276">
                <w:rPr>
                  <w:rStyle w:val="TableText10pt"/>
                </w:rPr>
                <w:t>SIB</w:t>
              </w:r>
            </w:smartTag>
            <w:r w:rsidRPr="008B3276">
              <w:rPr>
                <w:rStyle w:val="TableText10pt"/>
              </w:rPr>
              <w:t xml:space="preserve"> describing release and pass to Service </w:t>
            </w:r>
            <w:proofErr w:type="spellStart"/>
            <w:r>
              <w:rPr>
                <w:rStyle w:val="TableText10pt"/>
              </w:rPr>
              <w:t>organisation</w:t>
            </w:r>
            <w:proofErr w:type="spellEnd"/>
            <w:r>
              <w:rPr>
                <w:rStyle w:val="TableText10pt"/>
              </w:rPr>
              <w:t xml:space="preserve"> </w:t>
            </w:r>
            <w:r w:rsidRPr="008B3276">
              <w:rPr>
                <w:rStyle w:val="TableText10pt"/>
              </w:rPr>
              <w:t>for distribution</w:t>
            </w:r>
            <w:r>
              <w:rPr>
                <w:rStyle w:val="TableText10pt"/>
              </w:rPr>
              <w:t>.</w:t>
            </w:r>
          </w:p>
        </w:tc>
        <w:tc>
          <w:tcPr>
            <w:tcW w:w="1644" w:type="dxa"/>
            <w:shd w:val="clear" w:color="auto" w:fill="auto"/>
          </w:tcPr>
          <w:p w14:paraId="711237EE" w14:textId="77777777" w:rsidR="00827926" w:rsidRPr="008B3276" w:rsidRDefault="00827926" w:rsidP="00590BDF">
            <w:pPr>
              <w:keepLines/>
              <w:spacing w:before="60" w:after="60"/>
              <w:rPr>
                <w:rStyle w:val="TableText10pt"/>
              </w:rPr>
            </w:pPr>
            <w:r w:rsidRPr="008B3276">
              <w:rPr>
                <w:rStyle w:val="TableText10pt"/>
              </w:rPr>
              <w:t>Software team</w:t>
            </w:r>
          </w:p>
        </w:tc>
      </w:tr>
      <w:tr w:rsidR="00827926" w:rsidRPr="006D60C6" w14:paraId="659389A6" w14:textId="77777777" w:rsidTr="00590BDF">
        <w:trPr>
          <w:cantSplit/>
        </w:trPr>
        <w:tc>
          <w:tcPr>
            <w:tcW w:w="1576" w:type="dxa"/>
            <w:shd w:val="clear" w:color="auto" w:fill="auto"/>
          </w:tcPr>
          <w:p w14:paraId="740A29C4" w14:textId="77777777" w:rsidR="00827926" w:rsidRPr="008B3276" w:rsidRDefault="00827926" w:rsidP="00590BDF">
            <w:pPr>
              <w:keepLines/>
              <w:spacing w:before="60" w:after="60"/>
              <w:rPr>
                <w:rStyle w:val="TableText10pt"/>
              </w:rPr>
            </w:pPr>
            <w:r w:rsidRPr="008B3276">
              <w:rPr>
                <w:rStyle w:val="TableText10pt"/>
              </w:rPr>
              <w:t>Test Engineering</w:t>
            </w:r>
          </w:p>
        </w:tc>
        <w:tc>
          <w:tcPr>
            <w:tcW w:w="1651" w:type="dxa"/>
            <w:shd w:val="clear" w:color="auto" w:fill="auto"/>
          </w:tcPr>
          <w:p w14:paraId="44F13B7D" w14:textId="77777777" w:rsidR="00827926" w:rsidRPr="008B3276" w:rsidRDefault="00827926" w:rsidP="00590BDF">
            <w:pPr>
              <w:keepLines/>
              <w:spacing w:before="60" w:after="60"/>
              <w:rPr>
                <w:rStyle w:val="TableText10pt"/>
              </w:rPr>
            </w:pPr>
            <w:r w:rsidRPr="008B3276">
              <w:rPr>
                <w:rStyle w:val="TableText10pt"/>
              </w:rPr>
              <w:t>ATE Test software</w:t>
            </w:r>
          </w:p>
        </w:tc>
        <w:tc>
          <w:tcPr>
            <w:tcW w:w="4095" w:type="dxa"/>
            <w:shd w:val="clear" w:color="auto" w:fill="auto"/>
          </w:tcPr>
          <w:p w14:paraId="75840AD7" w14:textId="77777777" w:rsidR="00827926" w:rsidRPr="008B3276" w:rsidRDefault="00827926" w:rsidP="00590BDF">
            <w:pPr>
              <w:keepLines/>
              <w:spacing w:before="60" w:after="60"/>
              <w:rPr>
                <w:rStyle w:val="TableText10pt"/>
              </w:rPr>
            </w:pPr>
            <w:r w:rsidRPr="008B3276">
              <w:rPr>
                <w:rStyle w:val="TableText10pt"/>
              </w:rPr>
              <w:t>(If needed) Update ATE software to use new software</w:t>
            </w:r>
            <w:r>
              <w:rPr>
                <w:rStyle w:val="TableText10pt"/>
              </w:rPr>
              <w:t>.</w:t>
            </w:r>
          </w:p>
        </w:tc>
        <w:tc>
          <w:tcPr>
            <w:tcW w:w="1644" w:type="dxa"/>
            <w:shd w:val="clear" w:color="auto" w:fill="auto"/>
          </w:tcPr>
          <w:p w14:paraId="65A0D18A" w14:textId="77777777" w:rsidR="00827926" w:rsidRPr="008B3276" w:rsidRDefault="00827926" w:rsidP="00590BDF">
            <w:pPr>
              <w:keepLines/>
              <w:spacing w:before="60" w:after="60"/>
              <w:rPr>
                <w:rStyle w:val="TableText10pt"/>
              </w:rPr>
            </w:pPr>
            <w:r w:rsidRPr="008B3276">
              <w:rPr>
                <w:rStyle w:val="TableText10pt"/>
              </w:rPr>
              <w:t>Test Engineering</w:t>
            </w:r>
          </w:p>
        </w:tc>
      </w:tr>
      <w:tr w:rsidR="00827926" w:rsidRPr="006D60C6" w14:paraId="79443DB3" w14:textId="77777777" w:rsidTr="00590BDF">
        <w:trPr>
          <w:cantSplit/>
        </w:trPr>
        <w:tc>
          <w:tcPr>
            <w:tcW w:w="1576" w:type="dxa"/>
            <w:shd w:val="clear" w:color="auto" w:fill="auto"/>
          </w:tcPr>
          <w:p w14:paraId="6814A26F" w14:textId="77777777" w:rsidR="00827926" w:rsidRPr="008B3276" w:rsidRDefault="00827926" w:rsidP="00590BDF">
            <w:pPr>
              <w:keepLines/>
              <w:spacing w:before="60" w:after="60"/>
              <w:rPr>
                <w:rStyle w:val="TableText10pt"/>
              </w:rPr>
            </w:pPr>
            <w:r w:rsidRPr="008B3276">
              <w:rPr>
                <w:rStyle w:val="TableText10pt"/>
              </w:rPr>
              <w:t>Test Engineering</w:t>
            </w:r>
          </w:p>
        </w:tc>
        <w:tc>
          <w:tcPr>
            <w:tcW w:w="1651" w:type="dxa"/>
            <w:shd w:val="clear" w:color="auto" w:fill="auto"/>
          </w:tcPr>
          <w:p w14:paraId="7AA86333" w14:textId="77777777" w:rsidR="00827926" w:rsidRPr="008B3276" w:rsidRDefault="00827926" w:rsidP="00590BDF">
            <w:pPr>
              <w:keepLines/>
              <w:spacing w:before="60" w:after="60"/>
              <w:rPr>
                <w:rStyle w:val="TableText10pt"/>
              </w:rPr>
            </w:pPr>
            <w:r w:rsidRPr="008B3276">
              <w:rPr>
                <w:rStyle w:val="TableText10pt"/>
              </w:rPr>
              <w:t>Functional Test software</w:t>
            </w:r>
          </w:p>
        </w:tc>
        <w:tc>
          <w:tcPr>
            <w:tcW w:w="4095" w:type="dxa"/>
            <w:shd w:val="clear" w:color="auto" w:fill="auto"/>
          </w:tcPr>
          <w:p w14:paraId="28F2846E" w14:textId="77777777" w:rsidR="00827926" w:rsidRPr="008B3276" w:rsidRDefault="00827926" w:rsidP="00590BDF">
            <w:pPr>
              <w:keepLines/>
              <w:spacing w:before="60" w:after="60"/>
              <w:rPr>
                <w:rStyle w:val="TableText10pt"/>
              </w:rPr>
            </w:pPr>
            <w:r w:rsidRPr="008B3276">
              <w:rPr>
                <w:rStyle w:val="TableText10pt"/>
              </w:rPr>
              <w:t>(If needed) Update Functional test software to ensure compatibility</w:t>
            </w:r>
            <w:r>
              <w:rPr>
                <w:rStyle w:val="TableText10pt"/>
              </w:rPr>
              <w:t>.</w:t>
            </w:r>
          </w:p>
        </w:tc>
        <w:tc>
          <w:tcPr>
            <w:tcW w:w="1644" w:type="dxa"/>
            <w:shd w:val="clear" w:color="auto" w:fill="auto"/>
          </w:tcPr>
          <w:p w14:paraId="7ACF2ED3" w14:textId="77777777" w:rsidR="00827926" w:rsidRPr="008B3276" w:rsidRDefault="00827926" w:rsidP="00590BDF">
            <w:pPr>
              <w:keepLines/>
              <w:spacing w:before="60" w:after="60"/>
              <w:rPr>
                <w:rStyle w:val="TableText10pt"/>
              </w:rPr>
            </w:pPr>
            <w:r w:rsidRPr="008B3276">
              <w:rPr>
                <w:rStyle w:val="TableText10pt"/>
              </w:rPr>
              <w:t>Test Engineering</w:t>
            </w:r>
          </w:p>
        </w:tc>
      </w:tr>
      <w:tr w:rsidR="00827926" w:rsidRPr="006D60C6" w14:paraId="44EE5458" w14:textId="77777777" w:rsidTr="00590BDF">
        <w:trPr>
          <w:cantSplit/>
        </w:trPr>
        <w:tc>
          <w:tcPr>
            <w:tcW w:w="1576" w:type="dxa"/>
            <w:shd w:val="clear" w:color="auto" w:fill="auto"/>
          </w:tcPr>
          <w:p w14:paraId="49FFEF57" w14:textId="77777777" w:rsidR="00827926" w:rsidRPr="008B3276" w:rsidRDefault="00827926" w:rsidP="00590BDF">
            <w:pPr>
              <w:keepLines/>
              <w:spacing w:before="60" w:after="60"/>
              <w:rPr>
                <w:rStyle w:val="TableText10pt"/>
              </w:rPr>
            </w:pPr>
            <w:r w:rsidRPr="008B3276">
              <w:rPr>
                <w:rStyle w:val="TableText10pt"/>
              </w:rPr>
              <w:lastRenderedPageBreak/>
              <w:t>Test Engineering</w:t>
            </w:r>
          </w:p>
        </w:tc>
        <w:tc>
          <w:tcPr>
            <w:tcW w:w="1651" w:type="dxa"/>
            <w:shd w:val="clear" w:color="auto" w:fill="auto"/>
          </w:tcPr>
          <w:p w14:paraId="7A8DCB6C" w14:textId="77777777" w:rsidR="00827926" w:rsidRPr="008B3276" w:rsidRDefault="00827926" w:rsidP="00590BDF">
            <w:pPr>
              <w:keepLines/>
              <w:spacing w:before="60" w:after="60"/>
              <w:rPr>
                <w:rStyle w:val="TableText10pt"/>
              </w:rPr>
            </w:pPr>
            <w:r w:rsidRPr="008B3276">
              <w:rPr>
                <w:rStyle w:val="TableText10pt"/>
              </w:rPr>
              <w:t>Second site affected</w:t>
            </w:r>
          </w:p>
        </w:tc>
        <w:tc>
          <w:tcPr>
            <w:tcW w:w="4095" w:type="dxa"/>
            <w:shd w:val="clear" w:color="auto" w:fill="auto"/>
          </w:tcPr>
          <w:p w14:paraId="2CC1E0E0" w14:textId="77777777" w:rsidR="00827926" w:rsidRPr="008B3276" w:rsidRDefault="00827926" w:rsidP="00590BDF">
            <w:pPr>
              <w:keepLines/>
              <w:spacing w:before="60" w:after="60"/>
              <w:rPr>
                <w:rStyle w:val="TableText10pt"/>
              </w:rPr>
            </w:pPr>
            <w:r w:rsidRPr="008B3276">
              <w:rPr>
                <w:rStyle w:val="TableText10pt"/>
              </w:rPr>
              <w:t>(If needed) Inform representative of second site when hardware with new software loaded starts to be sent to them, so that they can update their production test software.</w:t>
            </w:r>
          </w:p>
        </w:tc>
        <w:tc>
          <w:tcPr>
            <w:tcW w:w="1644" w:type="dxa"/>
            <w:shd w:val="clear" w:color="auto" w:fill="auto"/>
          </w:tcPr>
          <w:p w14:paraId="24DCC7EB" w14:textId="77777777" w:rsidR="00827926" w:rsidRPr="008B3276" w:rsidRDefault="00827926" w:rsidP="00590BDF">
            <w:pPr>
              <w:keepLines/>
              <w:spacing w:before="60" w:after="60"/>
              <w:rPr>
                <w:rStyle w:val="TableText10pt"/>
              </w:rPr>
            </w:pPr>
            <w:r w:rsidRPr="008B3276">
              <w:rPr>
                <w:rStyle w:val="TableText10pt"/>
              </w:rPr>
              <w:t>Production Engineering Department</w:t>
            </w:r>
          </w:p>
        </w:tc>
      </w:tr>
      <w:tr w:rsidR="00827926" w:rsidRPr="006D60C6" w14:paraId="6A8189D1" w14:textId="77777777" w:rsidTr="00590BDF">
        <w:trPr>
          <w:cantSplit/>
        </w:trPr>
        <w:tc>
          <w:tcPr>
            <w:tcW w:w="1576" w:type="dxa"/>
            <w:shd w:val="clear" w:color="auto" w:fill="auto"/>
          </w:tcPr>
          <w:p w14:paraId="062682DF" w14:textId="77777777" w:rsidR="00827926" w:rsidRPr="008B3276" w:rsidRDefault="00827926" w:rsidP="00590BDF">
            <w:pPr>
              <w:keepLines/>
              <w:spacing w:before="60" w:after="60"/>
              <w:rPr>
                <w:rStyle w:val="TableText10pt"/>
              </w:rPr>
            </w:pPr>
            <w:r w:rsidRPr="008B3276">
              <w:rPr>
                <w:rStyle w:val="TableText10pt"/>
              </w:rPr>
              <w:t>Test Engineering</w:t>
            </w:r>
          </w:p>
        </w:tc>
        <w:tc>
          <w:tcPr>
            <w:tcW w:w="1651" w:type="dxa"/>
            <w:shd w:val="clear" w:color="auto" w:fill="auto"/>
          </w:tcPr>
          <w:p w14:paraId="0E7762C2" w14:textId="77777777" w:rsidR="00827926" w:rsidRPr="008B3276" w:rsidRDefault="00827926" w:rsidP="00590BDF">
            <w:pPr>
              <w:keepLines/>
              <w:spacing w:before="60" w:after="60"/>
              <w:rPr>
                <w:rStyle w:val="TableText10pt"/>
              </w:rPr>
            </w:pPr>
            <w:r w:rsidRPr="008B3276">
              <w:rPr>
                <w:rStyle w:val="TableText10pt"/>
              </w:rPr>
              <w:t>Software download</w:t>
            </w:r>
          </w:p>
        </w:tc>
        <w:tc>
          <w:tcPr>
            <w:tcW w:w="4095" w:type="dxa"/>
            <w:shd w:val="clear" w:color="auto" w:fill="auto"/>
          </w:tcPr>
          <w:p w14:paraId="1514535E" w14:textId="77777777" w:rsidR="00827926" w:rsidRPr="008B3276" w:rsidRDefault="00827926" w:rsidP="00590BDF">
            <w:pPr>
              <w:keepLines/>
              <w:spacing w:before="60" w:after="60"/>
              <w:rPr>
                <w:rStyle w:val="TableText10pt"/>
              </w:rPr>
            </w:pPr>
            <w:r w:rsidRPr="008B3276">
              <w:rPr>
                <w:rStyle w:val="TableText10pt"/>
              </w:rPr>
              <w:t xml:space="preserve">(If needed) Ensure new software is available for use by Service </w:t>
            </w:r>
            <w:proofErr w:type="spellStart"/>
            <w:r w:rsidRPr="008B3276">
              <w:rPr>
                <w:rStyle w:val="TableText10pt"/>
              </w:rPr>
              <w:t>organisation</w:t>
            </w:r>
            <w:proofErr w:type="spellEnd"/>
            <w:r w:rsidRPr="008B3276">
              <w:rPr>
                <w:rStyle w:val="TableText10pt"/>
              </w:rPr>
              <w:t xml:space="preserve"> and/or customers by making it available on global servers or dedicated customer service internet (product dependent).</w:t>
            </w:r>
          </w:p>
        </w:tc>
        <w:tc>
          <w:tcPr>
            <w:tcW w:w="1644" w:type="dxa"/>
            <w:shd w:val="clear" w:color="auto" w:fill="auto"/>
          </w:tcPr>
          <w:p w14:paraId="47CEFB0A" w14:textId="77777777" w:rsidR="00827926" w:rsidRPr="008B3276" w:rsidRDefault="00827926" w:rsidP="00590BDF">
            <w:pPr>
              <w:keepLines/>
              <w:spacing w:before="60" w:after="60"/>
              <w:rPr>
                <w:rStyle w:val="TableText10pt"/>
              </w:rPr>
            </w:pPr>
            <w:r w:rsidRPr="008B3276">
              <w:rPr>
                <w:rStyle w:val="TableText10pt"/>
              </w:rPr>
              <w:t>Software team</w:t>
            </w:r>
          </w:p>
        </w:tc>
      </w:tr>
      <w:tr w:rsidR="00827926" w:rsidRPr="006D60C6" w14:paraId="29EEDD58" w14:textId="77777777" w:rsidTr="00590BDF">
        <w:trPr>
          <w:cantSplit/>
        </w:trPr>
        <w:tc>
          <w:tcPr>
            <w:tcW w:w="1576" w:type="dxa"/>
            <w:shd w:val="clear" w:color="auto" w:fill="auto"/>
          </w:tcPr>
          <w:p w14:paraId="0691194E" w14:textId="77777777" w:rsidR="00827926" w:rsidRPr="008B3276" w:rsidRDefault="00827926" w:rsidP="00590BDF">
            <w:pPr>
              <w:keepLines/>
              <w:spacing w:before="60" w:after="60"/>
              <w:rPr>
                <w:rStyle w:val="TableText10pt"/>
              </w:rPr>
            </w:pPr>
            <w:r w:rsidRPr="008B3276">
              <w:rPr>
                <w:rStyle w:val="TableText10pt"/>
              </w:rPr>
              <w:t>Approvals</w:t>
            </w:r>
          </w:p>
        </w:tc>
        <w:tc>
          <w:tcPr>
            <w:tcW w:w="1651" w:type="dxa"/>
            <w:shd w:val="clear" w:color="auto" w:fill="auto"/>
          </w:tcPr>
          <w:p w14:paraId="07847AEA" w14:textId="77777777" w:rsidR="00827926" w:rsidRPr="008B3276" w:rsidRDefault="00827926" w:rsidP="00590BDF">
            <w:pPr>
              <w:keepLines/>
              <w:spacing w:before="60" w:after="60"/>
              <w:rPr>
                <w:rStyle w:val="TableText10pt"/>
              </w:rPr>
            </w:pPr>
            <w:r w:rsidRPr="008B3276">
              <w:rPr>
                <w:rStyle w:val="TableText10pt"/>
              </w:rPr>
              <w:t>Copy Exact</w:t>
            </w:r>
          </w:p>
        </w:tc>
        <w:tc>
          <w:tcPr>
            <w:tcW w:w="4095" w:type="dxa"/>
            <w:shd w:val="clear" w:color="auto" w:fill="auto"/>
          </w:tcPr>
          <w:p w14:paraId="006C119E" w14:textId="77777777" w:rsidR="00827926" w:rsidRPr="008B3276" w:rsidRDefault="00827926" w:rsidP="00590BDF">
            <w:pPr>
              <w:keepLines/>
              <w:spacing w:before="60" w:after="60"/>
              <w:rPr>
                <w:rStyle w:val="TableText10pt"/>
              </w:rPr>
            </w:pPr>
            <w:r w:rsidRPr="008B3276">
              <w:rPr>
                <w:rStyle w:val="TableText10pt"/>
              </w:rPr>
              <w:t xml:space="preserve">Products for use by specific customers must be assessed against the copy exact process. (Reference </w:t>
            </w:r>
            <w:hyperlink w:anchor="Ref_5_1_11" w:history="1">
              <w:r w:rsidRPr="004F3097">
                <w:rPr>
                  <w:rStyle w:val="Hyperlink"/>
                  <w:rFonts w:eastAsiaTheme="majorEastAsia"/>
                </w:rPr>
                <w:t>5.1.12</w:t>
              </w:r>
            </w:hyperlink>
            <w:r w:rsidRPr="00F01228">
              <w:rPr>
                <w:rStyle w:val="TableText10pt"/>
              </w:rPr>
              <w:t>)</w:t>
            </w:r>
          </w:p>
        </w:tc>
        <w:tc>
          <w:tcPr>
            <w:tcW w:w="1644" w:type="dxa"/>
            <w:shd w:val="clear" w:color="auto" w:fill="auto"/>
          </w:tcPr>
          <w:p w14:paraId="4CEC8D20" w14:textId="77777777" w:rsidR="00827926" w:rsidRPr="008B3276" w:rsidRDefault="00827926" w:rsidP="00590BDF">
            <w:pPr>
              <w:keepLines/>
              <w:spacing w:before="60" w:after="60"/>
              <w:rPr>
                <w:rStyle w:val="TableText10pt"/>
              </w:rPr>
            </w:pPr>
            <w:proofErr w:type="spellStart"/>
            <w:r w:rsidRPr="008B3276">
              <w:rPr>
                <w:rStyle w:val="TableText10pt"/>
              </w:rPr>
              <w:t>Semicon</w:t>
            </w:r>
            <w:proofErr w:type="spellEnd"/>
            <w:r w:rsidRPr="008B3276">
              <w:rPr>
                <w:rStyle w:val="TableText10pt"/>
              </w:rPr>
              <w:t xml:space="preserve"> Support Group</w:t>
            </w:r>
          </w:p>
        </w:tc>
      </w:tr>
      <w:tr w:rsidR="00827926" w:rsidRPr="006D60C6" w14:paraId="3EE9D8D9" w14:textId="77777777" w:rsidTr="00590BDF">
        <w:trPr>
          <w:cantSplit/>
        </w:trPr>
        <w:tc>
          <w:tcPr>
            <w:tcW w:w="1576" w:type="dxa"/>
            <w:shd w:val="clear" w:color="auto" w:fill="auto"/>
          </w:tcPr>
          <w:p w14:paraId="4BAE3A4E" w14:textId="77777777" w:rsidR="00827926" w:rsidRPr="008B3276" w:rsidRDefault="00827926" w:rsidP="00590BDF">
            <w:pPr>
              <w:keepLines/>
              <w:spacing w:before="60" w:after="60"/>
              <w:rPr>
                <w:rStyle w:val="TableText10pt"/>
              </w:rPr>
            </w:pPr>
            <w:r w:rsidRPr="008B3276">
              <w:rPr>
                <w:rStyle w:val="TableText10pt"/>
              </w:rPr>
              <w:t>Software</w:t>
            </w:r>
          </w:p>
        </w:tc>
        <w:tc>
          <w:tcPr>
            <w:tcW w:w="1651" w:type="dxa"/>
            <w:shd w:val="clear" w:color="auto" w:fill="auto"/>
          </w:tcPr>
          <w:p w14:paraId="75FFAB28" w14:textId="77777777" w:rsidR="00827926" w:rsidRPr="008B3276" w:rsidRDefault="00827926" w:rsidP="00590BDF">
            <w:pPr>
              <w:keepLines/>
              <w:spacing w:before="60" w:after="60"/>
              <w:rPr>
                <w:rStyle w:val="TableText10pt"/>
              </w:rPr>
            </w:pPr>
            <w:r w:rsidRPr="008B3276">
              <w:rPr>
                <w:rStyle w:val="TableText10pt"/>
              </w:rPr>
              <w:t>Firmware - program</w:t>
            </w:r>
          </w:p>
        </w:tc>
        <w:tc>
          <w:tcPr>
            <w:tcW w:w="4095" w:type="dxa"/>
            <w:shd w:val="clear" w:color="auto" w:fill="auto"/>
          </w:tcPr>
          <w:p w14:paraId="6C562227" w14:textId="77777777" w:rsidR="00827926" w:rsidRPr="008B3276" w:rsidRDefault="00827926" w:rsidP="00590BDF">
            <w:pPr>
              <w:keepLines/>
              <w:spacing w:before="60" w:after="60"/>
              <w:rPr>
                <w:rStyle w:val="TableText10pt"/>
              </w:rPr>
            </w:pPr>
            <w:r w:rsidRPr="008B3276">
              <w:rPr>
                <w:rStyle w:val="TableText10pt"/>
              </w:rPr>
              <w:t xml:space="preserve">Copy new software to </w:t>
            </w:r>
            <w:proofErr w:type="spellStart"/>
            <w:r w:rsidRPr="004F3097">
              <w:rPr>
                <w:rStyle w:val="TableText10pt"/>
                <w:b/>
              </w:rPr>
              <w:t>soft_rel</w:t>
            </w:r>
            <w:proofErr w:type="spellEnd"/>
            <w:r w:rsidRPr="004F3097">
              <w:rPr>
                <w:rStyle w:val="TableText10pt"/>
                <w:b/>
              </w:rPr>
              <w:t xml:space="preserve">$/Released </w:t>
            </w:r>
            <w:r w:rsidRPr="008B3276">
              <w:rPr>
                <w:rStyle w:val="TableText10pt"/>
              </w:rPr>
              <w:t xml:space="preserve">share on </w:t>
            </w:r>
            <w:smartTag w:uri="urn:schemas-microsoft-com:office:smarttags" w:element="place">
              <w:r w:rsidRPr="008B3276">
                <w:rPr>
                  <w:rStyle w:val="TableText10pt"/>
                </w:rPr>
                <w:t>Eastbourne</w:t>
              </w:r>
            </w:smartTag>
            <w:r w:rsidRPr="008B3276">
              <w:rPr>
                <w:rStyle w:val="TableText10pt"/>
              </w:rPr>
              <w:t xml:space="preserve"> server.</w:t>
            </w:r>
          </w:p>
        </w:tc>
        <w:tc>
          <w:tcPr>
            <w:tcW w:w="1644" w:type="dxa"/>
            <w:shd w:val="clear" w:color="auto" w:fill="auto"/>
          </w:tcPr>
          <w:p w14:paraId="3F691F7D" w14:textId="77777777" w:rsidR="00827926" w:rsidRPr="008B3276" w:rsidRDefault="00827926" w:rsidP="00590BDF">
            <w:pPr>
              <w:keepLines/>
              <w:spacing w:before="60" w:after="60"/>
              <w:rPr>
                <w:rStyle w:val="TableText10pt"/>
              </w:rPr>
            </w:pPr>
            <w:r w:rsidRPr="008B3276">
              <w:rPr>
                <w:rStyle w:val="TableText10pt"/>
              </w:rPr>
              <w:t>Software team</w:t>
            </w:r>
          </w:p>
        </w:tc>
      </w:tr>
      <w:tr w:rsidR="00827926" w:rsidRPr="006D60C6" w14:paraId="555A3F81" w14:textId="77777777" w:rsidTr="00590BDF">
        <w:trPr>
          <w:cantSplit/>
        </w:trPr>
        <w:tc>
          <w:tcPr>
            <w:tcW w:w="1576" w:type="dxa"/>
            <w:shd w:val="clear" w:color="auto" w:fill="auto"/>
          </w:tcPr>
          <w:p w14:paraId="2C30DFE4" w14:textId="77777777" w:rsidR="00827926" w:rsidRPr="008B3276" w:rsidRDefault="00827926" w:rsidP="00590BDF">
            <w:pPr>
              <w:keepLines/>
              <w:spacing w:before="60" w:after="60"/>
              <w:rPr>
                <w:rStyle w:val="TableText10pt"/>
              </w:rPr>
            </w:pPr>
            <w:r w:rsidRPr="008B3276">
              <w:rPr>
                <w:rStyle w:val="TableText10pt"/>
              </w:rPr>
              <w:t>Software</w:t>
            </w:r>
          </w:p>
        </w:tc>
        <w:tc>
          <w:tcPr>
            <w:tcW w:w="1651" w:type="dxa"/>
            <w:shd w:val="clear" w:color="auto" w:fill="auto"/>
          </w:tcPr>
          <w:p w14:paraId="6A09E63F" w14:textId="77777777" w:rsidR="00827926" w:rsidRPr="008B3276" w:rsidRDefault="00827926" w:rsidP="00590BDF">
            <w:pPr>
              <w:keepLines/>
              <w:spacing w:before="60" w:after="60"/>
              <w:rPr>
                <w:rStyle w:val="TableText10pt"/>
              </w:rPr>
            </w:pPr>
            <w:r w:rsidRPr="008B3276">
              <w:rPr>
                <w:rStyle w:val="TableText10pt"/>
              </w:rPr>
              <w:t>Firmware - issue</w:t>
            </w:r>
          </w:p>
        </w:tc>
        <w:tc>
          <w:tcPr>
            <w:tcW w:w="4095" w:type="dxa"/>
            <w:shd w:val="clear" w:color="auto" w:fill="auto"/>
          </w:tcPr>
          <w:p w14:paraId="18D2F67A" w14:textId="77777777" w:rsidR="00827926" w:rsidRPr="008B3276" w:rsidRDefault="00827926" w:rsidP="00590BDF">
            <w:pPr>
              <w:keepLines/>
              <w:spacing w:before="60" w:after="60"/>
              <w:rPr>
                <w:rStyle w:val="TableText10pt"/>
              </w:rPr>
            </w:pPr>
            <w:r w:rsidRPr="008B3276">
              <w:rPr>
                <w:rStyle w:val="TableText10pt"/>
              </w:rPr>
              <w:t xml:space="preserve">Copy new software from </w:t>
            </w:r>
            <w:proofErr w:type="spellStart"/>
            <w:r w:rsidRPr="004F3097">
              <w:rPr>
                <w:rStyle w:val="TableText10pt"/>
                <w:b/>
              </w:rPr>
              <w:t>soft_rel</w:t>
            </w:r>
            <w:proofErr w:type="spellEnd"/>
            <w:r w:rsidRPr="004F3097">
              <w:rPr>
                <w:rStyle w:val="TableText10pt"/>
                <w:b/>
              </w:rPr>
              <w:t>$/Released</w:t>
            </w:r>
            <w:r w:rsidRPr="008B3276">
              <w:rPr>
                <w:rStyle w:val="TableText10pt"/>
              </w:rPr>
              <w:t xml:space="preserve"> to </w:t>
            </w:r>
            <w:proofErr w:type="spellStart"/>
            <w:r w:rsidRPr="004F3097">
              <w:rPr>
                <w:rStyle w:val="TableText10pt"/>
                <w:b/>
              </w:rPr>
              <w:t>soft_rel</w:t>
            </w:r>
            <w:proofErr w:type="spellEnd"/>
            <w:r w:rsidRPr="004F3097">
              <w:rPr>
                <w:rStyle w:val="TableText10pt"/>
                <w:b/>
              </w:rPr>
              <w:t>$/Master</w:t>
            </w:r>
            <w:r w:rsidRPr="008B3276">
              <w:rPr>
                <w:rStyle w:val="TableText10pt"/>
              </w:rPr>
              <w:t xml:space="preserve"> share on </w:t>
            </w:r>
            <w:smartTag w:uri="urn:schemas-microsoft-com:office:smarttags" w:element="place">
              <w:r w:rsidRPr="008B3276">
                <w:rPr>
                  <w:rStyle w:val="TableText10pt"/>
                </w:rPr>
                <w:t>Eastbourne</w:t>
              </w:r>
            </w:smartTag>
            <w:r w:rsidRPr="008B3276">
              <w:rPr>
                <w:rStyle w:val="TableText10pt"/>
              </w:rPr>
              <w:t xml:space="preserve"> server.</w:t>
            </w:r>
          </w:p>
        </w:tc>
        <w:tc>
          <w:tcPr>
            <w:tcW w:w="1644" w:type="dxa"/>
            <w:shd w:val="clear" w:color="auto" w:fill="auto"/>
          </w:tcPr>
          <w:p w14:paraId="704655E6" w14:textId="77777777" w:rsidR="00827926" w:rsidRPr="008B3276" w:rsidRDefault="00827926" w:rsidP="00590BDF">
            <w:pPr>
              <w:keepLines/>
              <w:spacing w:before="60" w:after="60"/>
              <w:rPr>
                <w:rStyle w:val="TableText10pt"/>
              </w:rPr>
            </w:pPr>
            <w:r w:rsidRPr="008B3276">
              <w:rPr>
                <w:rStyle w:val="TableText10pt"/>
              </w:rPr>
              <w:t>Production Engineering Department</w:t>
            </w:r>
          </w:p>
        </w:tc>
      </w:tr>
      <w:tr w:rsidR="00827926" w:rsidRPr="006D60C6" w14:paraId="1320AC2C" w14:textId="77777777" w:rsidTr="00590BDF">
        <w:trPr>
          <w:cantSplit/>
        </w:trPr>
        <w:tc>
          <w:tcPr>
            <w:tcW w:w="1576" w:type="dxa"/>
            <w:shd w:val="clear" w:color="auto" w:fill="auto"/>
          </w:tcPr>
          <w:p w14:paraId="024327E3" w14:textId="77777777" w:rsidR="00827926" w:rsidRPr="008B3276" w:rsidRDefault="00827926" w:rsidP="00590BDF">
            <w:pPr>
              <w:keepLines/>
              <w:spacing w:before="60" w:after="60"/>
              <w:rPr>
                <w:rStyle w:val="TableText10pt"/>
              </w:rPr>
            </w:pPr>
            <w:r w:rsidRPr="008B3276">
              <w:rPr>
                <w:rStyle w:val="TableText10pt"/>
              </w:rPr>
              <w:t>Cells</w:t>
            </w:r>
          </w:p>
        </w:tc>
        <w:tc>
          <w:tcPr>
            <w:tcW w:w="1651" w:type="dxa"/>
            <w:shd w:val="clear" w:color="auto" w:fill="auto"/>
          </w:tcPr>
          <w:p w14:paraId="655DD1C8" w14:textId="77777777" w:rsidR="00827926" w:rsidRPr="008B3276" w:rsidRDefault="00827926" w:rsidP="00590BDF">
            <w:pPr>
              <w:keepLines/>
              <w:spacing w:before="60" w:after="60"/>
              <w:rPr>
                <w:rStyle w:val="TableText10pt"/>
              </w:rPr>
            </w:pPr>
            <w:r w:rsidRPr="008B3276">
              <w:rPr>
                <w:rStyle w:val="TableText10pt"/>
              </w:rPr>
              <w:t>Serial Number(s)</w:t>
            </w:r>
          </w:p>
        </w:tc>
        <w:tc>
          <w:tcPr>
            <w:tcW w:w="4095" w:type="dxa"/>
            <w:shd w:val="clear" w:color="auto" w:fill="auto"/>
          </w:tcPr>
          <w:p w14:paraId="5B45C6D7" w14:textId="77777777" w:rsidR="00827926" w:rsidRPr="008B3276" w:rsidRDefault="00827926" w:rsidP="00590BDF">
            <w:pPr>
              <w:keepLines/>
              <w:spacing w:before="60" w:after="60"/>
              <w:rPr>
                <w:rStyle w:val="TableText10pt"/>
              </w:rPr>
            </w:pPr>
            <w:r w:rsidRPr="008B3276">
              <w:rPr>
                <w:rStyle w:val="TableText10pt"/>
              </w:rPr>
              <w:t>Record serial number of first unit with new software.</w:t>
            </w:r>
          </w:p>
        </w:tc>
        <w:tc>
          <w:tcPr>
            <w:tcW w:w="1644" w:type="dxa"/>
            <w:shd w:val="clear" w:color="auto" w:fill="auto"/>
          </w:tcPr>
          <w:p w14:paraId="1EEA0724" w14:textId="77777777" w:rsidR="00827926" w:rsidRPr="008B3276" w:rsidRDefault="00827926" w:rsidP="00590BDF">
            <w:pPr>
              <w:keepLines/>
              <w:spacing w:before="60" w:after="60"/>
              <w:rPr>
                <w:rStyle w:val="TableText10pt"/>
              </w:rPr>
            </w:pPr>
            <w:r w:rsidRPr="008B3276">
              <w:rPr>
                <w:rStyle w:val="TableText10pt"/>
              </w:rPr>
              <w:t>Production Engineering Department</w:t>
            </w:r>
          </w:p>
        </w:tc>
      </w:tr>
    </w:tbl>
    <w:p w14:paraId="6779E162" w14:textId="77777777" w:rsidR="00827926" w:rsidRDefault="00827926" w:rsidP="00827926"/>
    <w:p w14:paraId="49C85ECB" w14:textId="77777777" w:rsidR="00827926" w:rsidRDefault="00827926" w:rsidP="00827926">
      <w:r>
        <w:t xml:space="preserve">Additionally, a copy of the software itself, a release note, and a list of the changes included, need to be added as a Pre-approval attachment on the header sheet.  </w:t>
      </w:r>
      <w:proofErr w:type="gramStart"/>
      <w:r>
        <w:t>Also</w:t>
      </w:r>
      <w:proofErr w:type="gramEnd"/>
      <w:r>
        <w:t xml:space="preserve"> a functional test report(s) (see section </w:t>
      </w:r>
      <w:hyperlink w:anchor="_Software_Verification_&amp;" w:history="1">
        <w:r w:rsidRPr="002A2420">
          <w:rPr>
            <w:rStyle w:val="Hyperlink"/>
            <w:rFonts w:eastAsiaTheme="majorEastAsia"/>
          </w:rPr>
          <w:t>4.1</w:t>
        </w:r>
        <w:r w:rsidRPr="002A2420">
          <w:rPr>
            <w:rStyle w:val="Hyperlink"/>
            <w:rFonts w:eastAsiaTheme="majorEastAsia"/>
          </w:rPr>
          <w:t>.</w:t>
        </w:r>
        <w:r w:rsidRPr="002A2420">
          <w:rPr>
            <w:rStyle w:val="Hyperlink"/>
            <w:rFonts w:eastAsiaTheme="majorEastAsia"/>
          </w:rPr>
          <w:t>5</w:t>
        </w:r>
      </w:hyperlink>
      <w:r>
        <w:t>) need to be added as an attachment to the Verification sheet.</w:t>
      </w:r>
    </w:p>
    <w:p w14:paraId="26E964B2" w14:textId="77777777" w:rsidR="00827926" w:rsidRDefault="00827926" w:rsidP="00827926">
      <w:r>
        <w:t xml:space="preserve">Reference </w:t>
      </w:r>
      <w:hyperlink w:anchor="Ref_5_2_1" w:history="1">
        <w:r w:rsidRPr="00257798">
          <w:rPr>
            <w:rStyle w:val="Hyperlink"/>
            <w:rFonts w:eastAsiaTheme="majorEastAsia"/>
          </w:rPr>
          <w:t>5.</w:t>
        </w:r>
        <w:r>
          <w:rPr>
            <w:rStyle w:val="Hyperlink"/>
            <w:rFonts w:eastAsiaTheme="majorEastAsia"/>
          </w:rPr>
          <w:t>2</w:t>
        </w:r>
        <w:r>
          <w:rPr>
            <w:rStyle w:val="Hyperlink"/>
            <w:rFonts w:eastAsiaTheme="majorEastAsia"/>
          </w:rPr>
          <w:t>.</w:t>
        </w:r>
        <w:r>
          <w:rPr>
            <w:rStyle w:val="Hyperlink"/>
            <w:rFonts w:eastAsiaTheme="majorEastAsia"/>
          </w:rPr>
          <w:t>1</w:t>
        </w:r>
      </w:hyperlink>
      <w:r>
        <w:t xml:space="preserve"> (D&amp;T450, “</w:t>
      </w:r>
      <w:r w:rsidRPr="004127DF">
        <w:t>Release of Firmware and Test Software to Production</w:t>
      </w:r>
      <w:r>
        <w:t>”) describes the process of introduction of embedded software into production after the EC has been authorised.</w:t>
      </w:r>
    </w:p>
    <w:p w14:paraId="62C8B70F" w14:textId="77777777" w:rsidR="00827926" w:rsidRPr="00A122FE" w:rsidRDefault="00827926" w:rsidP="00827926">
      <w:r w:rsidRPr="00A122FE">
        <w:t xml:space="preserve">Reference </w:t>
      </w:r>
      <w:hyperlink w:anchor="Ref_5_2_3" w:history="1">
        <w:r w:rsidRPr="00A122FE">
          <w:rPr>
            <w:rStyle w:val="Hyperlink"/>
            <w:rFonts w:eastAsiaTheme="majorEastAsia"/>
          </w:rPr>
          <w:t>5.2.</w:t>
        </w:r>
        <w:r w:rsidRPr="00A122FE">
          <w:rPr>
            <w:rStyle w:val="Hyperlink"/>
            <w:rFonts w:eastAsiaTheme="majorEastAsia"/>
          </w:rPr>
          <w:t>3</w:t>
        </w:r>
      </w:hyperlink>
      <w:r w:rsidRPr="00A122FE">
        <w:t xml:space="preserve"> describes the roll-out process for network monitoring (</w:t>
      </w:r>
      <w:proofErr w:type="spellStart"/>
      <w:del w:id="230" w:author="Jacob, Susan" w:date="2017-11-28T12:58:00Z">
        <w:r w:rsidRPr="00A122FE" w:rsidDel="003313B0">
          <w:delText>Fabworks</w:delText>
        </w:r>
      </w:del>
      <w:ins w:id="231" w:author="Jacob, Susan" w:date="2017-11-28T12:58:00Z">
        <w:r>
          <w:t>EdCentra</w:t>
        </w:r>
      </w:ins>
      <w:proofErr w:type="spellEnd"/>
      <w:r w:rsidRPr="00A122FE">
        <w:t>) software.</w:t>
      </w:r>
    </w:p>
    <w:p w14:paraId="4923B5B5" w14:textId="77777777" w:rsidR="00827926" w:rsidRDefault="00827926" w:rsidP="00827926">
      <w:pPr>
        <w:pStyle w:val="Heading3"/>
      </w:pPr>
      <w:bookmarkStart w:id="232" w:name="_Software_Evaluation"/>
      <w:bookmarkStart w:id="233" w:name="_Toc354554895"/>
      <w:bookmarkStart w:id="234" w:name="_Toc354555053"/>
      <w:bookmarkStart w:id="235" w:name="_Toc499638904"/>
      <w:bookmarkEnd w:id="232"/>
      <w:r>
        <w:t>Software Evaluation</w:t>
      </w:r>
      <w:bookmarkEnd w:id="233"/>
      <w:bookmarkEnd w:id="234"/>
      <w:bookmarkEnd w:id="235"/>
    </w:p>
    <w:p w14:paraId="79FEB2DF" w14:textId="77777777" w:rsidR="00827926" w:rsidRDefault="00827926" w:rsidP="00827926">
      <w:r>
        <w:t xml:space="preserve">This process is strictly outside the scope of this </w:t>
      </w:r>
      <w:del w:id="236" w:author="Jacob, Susan" w:date="2020-11-17T10:29:00Z">
        <w:r w:rsidDel="004C58AC">
          <w:delText>procedure, but</w:delText>
        </w:r>
      </w:del>
      <w:ins w:id="237" w:author="Jacob, Susan" w:date="2020-11-17T10:29:00Z">
        <w:r>
          <w:t>procedure but</w:t>
        </w:r>
      </w:ins>
      <w:r>
        <w:t xml:space="preserve"> is included for completeness.  It covers customer use of the software once deployed, and feedback of the experience gained as a result.</w:t>
      </w:r>
    </w:p>
    <w:p w14:paraId="3B211836" w14:textId="77777777" w:rsidR="00827926" w:rsidRPr="00781D2F" w:rsidRDefault="00827926" w:rsidP="00827926">
      <w:r>
        <w:t>Customer evaluation of existing released products may produce recommendations for</w:t>
      </w:r>
      <w:r w:rsidRPr="00DD153C">
        <w:t xml:space="preserve"> </w:t>
      </w:r>
      <w:r>
        <w:t>updates</w:t>
      </w:r>
      <w:r w:rsidRPr="00BE5B89">
        <w:t xml:space="preserve"> </w:t>
      </w:r>
      <w:r>
        <w:t xml:space="preserve">from the Edwards </w:t>
      </w:r>
      <w:r w:rsidRPr="00781D2F">
        <w:t xml:space="preserve">Product Management, Product Support and Service </w:t>
      </w:r>
      <w:r>
        <w:t>functions</w:t>
      </w:r>
      <w:r w:rsidRPr="00781D2F">
        <w:t xml:space="preserve">, resulting in the need for another iteration of software.  These recommendations may be requests for new requirements or notification of defects in existing functionality.  </w:t>
      </w:r>
    </w:p>
    <w:p w14:paraId="7FAAAB8D" w14:textId="77777777" w:rsidR="00827926" w:rsidRPr="000C08DD" w:rsidRDefault="00827926" w:rsidP="00827926">
      <w:r w:rsidRPr="00355781">
        <w:t xml:space="preserve">Many Service and customer requests for change are received as </w:t>
      </w:r>
      <w:r>
        <w:t>non-conformances in FRACAS</w:t>
      </w:r>
      <w:r w:rsidRPr="00355781">
        <w:t xml:space="preserve">, </w:t>
      </w:r>
      <w:r>
        <w:t xml:space="preserve">as defined in </w:t>
      </w:r>
      <w:r w:rsidRPr="00355781">
        <w:t xml:space="preserve">procedure reference </w:t>
      </w:r>
      <w:hyperlink w:anchor="Ref_5_1_5" w:history="1">
        <w:r>
          <w:rPr>
            <w:rStyle w:val="Hyperlink"/>
            <w:rFonts w:eastAsiaTheme="majorEastAsia"/>
          </w:rPr>
          <w:t>5.</w:t>
        </w:r>
        <w:r>
          <w:rPr>
            <w:rStyle w:val="Hyperlink"/>
            <w:rFonts w:eastAsiaTheme="majorEastAsia"/>
          </w:rPr>
          <w:t>1</w:t>
        </w:r>
        <w:r>
          <w:rPr>
            <w:rStyle w:val="Hyperlink"/>
            <w:rFonts w:eastAsiaTheme="majorEastAsia"/>
          </w:rPr>
          <w:t>.6</w:t>
        </w:r>
      </w:hyperlink>
      <w:r w:rsidRPr="00355781">
        <w:t>.</w:t>
      </w:r>
      <w:r>
        <w:t xml:space="preserve">  Problems identified and changes needed are noted by the software project team as “change requests” in the software configuration management system for each project. (</w:t>
      </w:r>
      <w:r w:rsidRPr="00253665">
        <w:t>See</w:t>
      </w:r>
      <w:r w:rsidRPr="006B7BF7">
        <w:rPr>
          <w:color w:val="3366FF"/>
        </w:rPr>
        <w:t xml:space="preserve"> </w:t>
      </w:r>
      <w:r w:rsidRPr="000C08DD">
        <w:t xml:space="preserve">reference </w:t>
      </w:r>
      <w:hyperlink w:anchor="Ref_5_2_2" w:history="1">
        <w:r w:rsidRPr="00355781">
          <w:rPr>
            <w:rStyle w:val="Hyperlink"/>
            <w:rFonts w:eastAsiaTheme="majorEastAsia"/>
          </w:rPr>
          <w:t>5</w:t>
        </w:r>
        <w:r w:rsidRPr="00355781">
          <w:rPr>
            <w:rStyle w:val="Hyperlink"/>
            <w:rFonts w:eastAsiaTheme="majorEastAsia"/>
          </w:rPr>
          <w:t>.</w:t>
        </w:r>
        <w:r w:rsidRPr="00355781">
          <w:rPr>
            <w:rStyle w:val="Hyperlink"/>
            <w:rFonts w:eastAsiaTheme="majorEastAsia"/>
          </w:rPr>
          <w:t>2.2</w:t>
        </w:r>
      </w:hyperlink>
      <w:r>
        <w:t xml:space="preserve">, </w:t>
      </w:r>
      <w:r w:rsidRPr="000C08DD">
        <w:t>Software Configuration Management D&amp;T).</w:t>
      </w:r>
    </w:p>
    <w:p w14:paraId="51843B8E" w14:textId="77777777" w:rsidR="00827926" w:rsidRDefault="00827926" w:rsidP="00827926">
      <w:pPr>
        <w:pStyle w:val="Heading3"/>
      </w:pPr>
      <w:bookmarkStart w:id="238" w:name="_Toc354554896"/>
      <w:bookmarkStart w:id="239" w:name="_Toc354555054"/>
      <w:bookmarkStart w:id="240" w:name="_Toc499638905"/>
      <w:r>
        <w:lastRenderedPageBreak/>
        <w:t>Supporting and Related Processes</w:t>
      </w:r>
      <w:bookmarkEnd w:id="238"/>
      <w:bookmarkEnd w:id="239"/>
      <w:bookmarkEnd w:id="240"/>
    </w:p>
    <w:p w14:paraId="58ED8FD3" w14:textId="77777777" w:rsidR="00827926" w:rsidRDefault="00827926" w:rsidP="00827926">
      <w:pPr>
        <w:pStyle w:val="Heading4"/>
      </w:pPr>
      <w:r>
        <w:t>Configuration Management</w:t>
      </w:r>
    </w:p>
    <w:p w14:paraId="2CB3784E" w14:textId="77777777" w:rsidR="00827926" w:rsidRDefault="00827926" w:rsidP="00827926">
      <w:r>
        <w:t xml:space="preserve">All work products that are combined to build a software baseline version are kept in a configuration management system, </w:t>
      </w:r>
      <w:ins w:id="241" w:author="Jacob, Susan" w:date="2017-11-28T12:59:00Z">
        <w:r>
          <w:t>s</w:t>
        </w:r>
      </w:ins>
      <w:del w:id="242" w:author="Jacob, Susan" w:date="2017-11-28T12:59:00Z">
        <w:r w:rsidRPr="00253665" w:rsidDel="003313B0">
          <w:delText>S</w:delText>
        </w:r>
      </w:del>
      <w:r w:rsidRPr="00253665">
        <w:t>ee</w:t>
      </w:r>
      <w:r w:rsidRPr="006B7BF7">
        <w:rPr>
          <w:color w:val="3366FF"/>
        </w:rPr>
        <w:t xml:space="preserve"> </w:t>
      </w:r>
      <w:r w:rsidRPr="000C08DD">
        <w:t xml:space="preserve">reference </w:t>
      </w:r>
      <w:hyperlink w:anchor="Ref_5_2_2" w:history="1">
        <w:r w:rsidRPr="00355781">
          <w:rPr>
            <w:rStyle w:val="Hyperlink"/>
            <w:rFonts w:eastAsiaTheme="majorEastAsia"/>
          </w:rPr>
          <w:t>5.2.2</w:t>
        </w:r>
      </w:hyperlink>
      <w:r>
        <w:t xml:space="preserve">, </w:t>
      </w:r>
      <w:r w:rsidRPr="000C08DD">
        <w:t>Software Configuration Management D&amp;T</w:t>
      </w:r>
      <w:r>
        <w:t>, for det</w:t>
      </w:r>
      <w:r>
        <w:t>ails.  This procedure also covers software “change requests”.</w:t>
      </w:r>
    </w:p>
    <w:p w14:paraId="7C1B1C54" w14:textId="77777777" w:rsidR="00827926" w:rsidRDefault="00827926" w:rsidP="00827926">
      <w:pPr>
        <w:pStyle w:val="Heading4"/>
      </w:pPr>
      <w:r>
        <w:t>Location of software project documentation</w:t>
      </w:r>
    </w:p>
    <w:p w14:paraId="371AB41C" w14:textId="77777777" w:rsidR="00827926" w:rsidRPr="00CC4B42" w:rsidRDefault="00827926" w:rsidP="00827926">
      <w:pPr>
        <w:keepNext/>
      </w:pPr>
      <w:r>
        <w:t>The project folder structure is recommended, but not mandated, to be arranged as in the diagram that follows.</w:t>
      </w:r>
    </w:p>
    <w:p w14:paraId="167C57BD" w14:textId="77777777" w:rsidR="00827926" w:rsidRDefault="00827926" w:rsidP="00827926">
      <w:pPr>
        <w:keepNext/>
        <w:jc w:val="center"/>
      </w:pPr>
      <w:r>
        <w:object w:dxaOrig="3896" w:dyaOrig="13062" w14:anchorId="155FE211">
          <v:shape id="_x0000_i1026" type="#_x0000_t75" style="width:127.5pt;height:429pt" o:ole="">
            <v:imagedata r:id="rId23" o:title=""/>
          </v:shape>
          <o:OLEObject Type="Embed" ProgID="Visio.Drawing.11" ShapeID="_x0000_i1026" DrawAspect="Content" ObjectID="_1804668845" r:id="rId24"/>
        </w:object>
      </w:r>
    </w:p>
    <w:p w14:paraId="3B3E9EAA" w14:textId="77777777" w:rsidR="00827926" w:rsidRDefault="00827926" w:rsidP="00827926">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 Suggested Project Folder Structure</w:t>
      </w:r>
    </w:p>
    <w:p w14:paraId="6C59B1A7" w14:textId="77777777" w:rsidR="00827926" w:rsidRDefault="00827926" w:rsidP="00827926">
      <w:r>
        <w:lastRenderedPageBreak/>
        <w:t>Software requirements and design documentation should be stored in the project’s Software Configuration Management system. However, it is strongly recommended that copies should be kept outside the Configuration Management system as well.</w:t>
      </w:r>
      <w:r w:rsidRPr="0013176D">
        <w:t xml:space="preserve"> </w:t>
      </w:r>
      <w:proofErr w:type="gramStart"/>
      <w:r>
        <w:t>Therefore</w:t>
      </w:r>
      <w:proofErr w:type="gramEnd"/>
      <w:r>
        <w:t xml:space="preserve"> Software requirements and design documentation should also be held in the “Technical” sub-folder of the overall project folder created at project Definition</w:t>
      </w:r>
      <w:r>
        <w:t xml:space="preserve"> (reference </w:t>
      </w:r>
      <w:hyperlink w:anchor="Ref_5_1_9" w:history="1">
        <w:r>
          <w:rPr>
            <w:rStyle w:val="Hyperlink"/>
            <w:rFonts w:eastAsiaTheme="majorEastAsia"/>
          </w:rPr>
          <w:t>5.1.10</w:t>
        </w:r>
      </w:hyperlink>
      <w:r>
        <w:t xml:space="preserve">).    Records of reviews and inspections shall also be kept there.  </w:t>
      </w:r>
    </w:p>
    <w:p w14:paraId="480141F6" w14:textId="77777777" w:rsidR="00827926" w:rsidRDefault="00827926" w:rsidP="00827926">
      <w:r>
        <w:t xml:space="preserve">Software source code shall be stored in the project’s Software Configuration Management system (reference </w:t>
      </w:r>
      <w:hyperlink w:anchor="Ref_5_2_2" w:history="1">
        <w:r w:rsidRPr="00355781">
          <w:rPr>
            <w:rStyle w:val="Hyperlink"/>
            <w:rFonts w:eastAsiaTheme="majorEastAsia"/>
          </w:rPr>
          <w:t>5.2.2</w:t>
        </w:r>
      </w:hyperlink>
      <w:r>
        <w:t xml:space="preserve">). </w:t>
      </w:r>
    </w:p>
    <w:p w14:paraId="734C6297" w14:textId="77777777" w:rsidR="00827926" w:rsidRDefault="00827926" w:rsidP="00827926">
      <w:r>
        <w:t>For each software build version, copies of images, related release notes and software test results for that version should be stored in a separate folder under “Released Versions”.</w:t>
      </w:r>
    </w:p>
    <w:p w14:paraId="546F2E18" w14:textId="77777777" w:rsidR="00827926" w:rsidRDefault="00827926" w:rsidP="00827926">
      <w:pPr>
        <w:pStyle w:val="Heading3"/>
      </w:pPr>
      <w:bookmarkStart w:id="243" w:name="_Toc354554897"/>
      <w:bookmarkStart w:id="244" w:name="_Toc354555055"/>
      <w:bookmarkStart w:id="245" w:name="_Toc499638906"/>
      <w:r>
        <w:t xml:space="preserve">Mapping to Edwards Product </w:t>
      </w:r>
      <w:proofErr w:type="spellStart"/>
      <w:r>
        <w:t>Commercialisation</w:t>
      </w:r>
      <w:proofErr w:type="spellEnd"/>
      <w:r>
        <w:t xml:space="preserve"> Process</w:t>
      </w:r>
      <w:bookmarkEnd w:id="243"/>
      <w:bookmarkEnd w:id="244"/>
      <w:bookmarkEnd w:id="245"/>
    </w:p>
    <w:p w14:paraId="484836A5" w14:textId="77777777" w:rsidR="00827926" w:rsidRDefault="00827926" w:rsidP="00827926">
      <w:r>
        <w:t xml:space="preserve">Development and introduction of major new products is covered by a Product </w:t>
      </w:r>
      <w:proofErr w:type="spellStart"/>
      <w:r>
        <w:t>Commercialisation</w:t>
      </w:r>
      <w:proofErr w:type="spellEnd"/>
      <w:r>
        <w:t xml:space="preserve"> Process (“</w:t>
      </w:r>
      <w:smartTag w:uri="urn:schemas-microsoft-com:office:smarttags" w:element="stockticker">
        <w:r>
          <w:t>PCP</w:t>
        </w:r>
      </w:smartTag>
      <w:r>
        <w:t xml:space="preserve">”, reference </w:t>
      </w:r>
      <w:hyperlink w:anchor="Ref_5_1_7" w:history="1">
        <w:r>
          <w:rPr>
            <w:rStyle w:val="Hyperlink"/>
            <w:rFonts w:eastAsiaTheme="majorEastAsia"/>
          </w:rPr>
          <w:t>5</w:t>
        </w:r>
        <w:r>
          <w:rPr>
            <w:rStyle w:val="Hyperlink"/>
            <w:rFonts w:eastAsiaTheme="majorEastAsia"/>
          </w:rPr>
          <w:t>.</w:t>
        </w:r>
        <w:r>
          <w:rPr>
            <w:rStyle w:val="Hyperlink"/>
            <w:rFonts w:eastAsiaTheme="majorEastAsia"/>
          </w:rPr>
          <w:t>1.8</w:t>
        </w:r>
      </w:hyperlink>
      <w:r>
        <w:t>) that ensures integration of the development process with other Edwards functions and its review.</w:t>
      </w:r>
    </w:p>
    <w:p w14:paraId="15652F50" w14:textId="77777777" w:rsidR="00827926" w:rsidRDefault="00827926" w:rsidP="00827926">
      <w:pPr>
        <w:keepNext/>
      </w:pPr>
      <w:r>
        <w:t xml:space="preserve">On the first iteration of a major software project, the </w:t>
      </w:r>
      <w:smartTag w:uri="urn:schemas-microsoft-com:office:smarttags" w:element="stockticker">
        <w:r>
          <w:t>PCP</w:t>
        </w:r>
      </w:smartTag>
      <w:r>
        <w:t xml:space="preserve"> needs to be followed.  The software development project lifecycle shall map onto the </w:t>
      </w:r>
      <w:smartTag w:uri="urn:schemas-microsoft-com:office:smarttags" w:element="stockticker">
        <w:r>
          <w:t>PCP</w:t>
        </w:r>
      </w:smartTag>
      <w:r>
        <w:t xml:space="preserve"> stage gates as follows:</w:t>
      </w:r>
    </w:p>
    <w:p w14:paraId="65D4BB98" w14:textId="6D438A5B" w:rsidR="00827926" w:rsidRDefault="00827926" w:rsidP="00827926">
      <w:r>
        <w:rPr>
          <w:noProof/>
        </w:rPr>
        <mc:AlternateContent>
          <mc:Choice Requires="wpc">
            <w:drawing>
              <wp:inline distT="0" distB="0" distL="0" distR="0" wp14:anchorId="6CCD3048" wp14:editId="3E0BFF07">
                <wp:extent cx="5600700" cy="3429000"/>
                <wp:effectExtent l="17145" t="20320" r="11430" b="8255"/>
                <wp:docPr id="2023354162"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1154834654" name="Freeform 51">
                          <a:hlinkClick r:id="rId18"/>
                        </wps:cNvPr>
                        <wps:cNvSpPr>
                          <a:spLocks/>
                        </wps:cNvSpPr>
                        <wps:spPr bwMode="auto">
                          <a:xfrm rot="1283372">
                            <a:off x="4420327" y="1745255"/>
                            <a:ext cx="73024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984040" name="Freeform 52">
                          <a:hlinkClick r:id="rId17"/>
                        </wps:cNvPr>
                        <wps:cNvSpPr>
                          <a:spLocks/>
                        </wps:cNvSpPr>
                        <wps:spPr bwMode="auto">
                          <a:xfrm>
                            <a:off x="3086943" y="836541"/>
                            <a:ext cx="1135036" cy="2301309"/>
                          </a:xfrm>
                          <a:custGeom>
                            <a:avLst/>
                            <a:gdLst>
                              <a:gd name="T0" fmla="*/ 0 w 1787"/>
                              <a:gd name="T1" fmla="*/ 3463 h 3463"/>
                              <a:gd name="T2" fmla="*/ 613 w 1787"/>
                              <a:gd name="T3" fmla="*/ 3323 h 3463"/>
                              <a:gd name="T4" fmla="*/ 1270 w 1787"/>
                              <a:gd name="T5" fmla="*/ 2910 h 3463"/>
                              <a:gd name="T6" fmla="*/ 1662 w 1787"/>
                              <a:gd name="T7" fmla="*/ 2296 h 3463"/>
                              <a:gd name="T8" fmla="*/ 1768 w 1787"/>
                              <a:gd name="T9" fmla="*/ 1460 h 3463"/>
                              <a:gd name="T10" fmla="*/ 1545 w 1787"/>
                              <a:gd name="T11" fmla="*/ 539 h 3463"/>
                              <a:gd name="T12" fmla="*/ 1192 w 1787"/>
                              <a:gd name="T13" fmla="*/ 0 h 3463"/>
                            </a:gdLst>
                            <a:ahLst/>
                            <a:cxnLst>
                              <a:cxn ang="0">
                                <a:pos x="T0" y="T1"/>
                              </a:cxn>
                              <a:cxn ang="0">
                                <a:pos x="T2" y="T3"/>
                              </a:cxn>
                              <a:cxn ang="0">
                                <a:pos x="T4" y="T5"/>
                              </a:cxn>
                              <a:cxn ang="0">
                                <a:pos x="T6" y="T7"/>
                              </a:cxn>
                              <a:cxn ang="0">
                                <a:pos x="T8" y="T9"/>
                              </a:cxn>
                              <a:cxn ang="0">
                                <a:pos x="T10" y="T11"/>
                              </a:cxn>
                              <a:cxn ang="0">
                                <a:pos x="T12" y="T13"/>
                              </a:cxn>
                            </a:cxnLst>
                            <a:rect l="0" t="0" r="r" b="b"/>
                            <a:pathLst>
                              <a:path w="1787" h="3463">
                                <a:moveTo>
                                  <a:pt x="0" y="3463"/>
                                </a:moveTo>
                                <a:cubicBezTo>
                                  <a:pt x="102" y="3440"/>
                                  <a:pt x="401" y="3415"/>
                                  <a:pt x="613" y="3323"/>
                                </a:cubicBezTo>
                                <a:cubicBezTo>
                                  <a:pt x="825" y="3231"/>
                                  <a:pt x="1095" y="3081"/>
                                  <a:pt x="1270" y="2910"/>
                                </a:cubicBezTo>
                                <a:cubicBezTo>
                                  <a:pt x="1445" y="2739"/>
                                  <a:pt x="1579" y="2538"/>
                                  <a:pt x="1662" y="2296"/>
                                </a:cubicBezTo>
                                <a:cubicBezTo>
                                  <a:pt x="1745" y="2054"/>
                                  <a:pt x="1787" y="1753"/>
                                  <a:pt x="1768" y="1460"/>
                                </a:cubicBezTo>
                                <a:cubicBezTo>
                                  <a:pt x="1749" y="1167"/>
                                  <a:pt x="1641" y="782"/>
                                  <a:pt x="1545" y="539"/>
                                </a:cubicBezTo>
                                <a:cubicBezTo>
                                  <a:pt x="1449" y="296"/>
                                  <a:pt x="1266" y="112"/>
                                  <a:pt x="119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0189565" name="Text Box 53"/>
                        <wps:cNvSpPr txBox="1">
                          <a:spLocks noChangeArrowheads="1"/>
                        </wps:cNvSpPr>
                        <wps:spPr bwMode="auto">
                          <a:xfrm>
                            <a:off x="799869" y="2171727"/>
                            <a:ext cx="685717" cy="3419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0396AE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Design</w:t>
                              </w:r>
                            </w:p>
                          </w:txbxContent>
                        </wps:txbx>
                        <wps:bodyPr rot="0" vert="horz" wrap="square" lIns="91440" tIns="45720" rIns="91440" bIns="45720" anchor="t" anchorCtr="0" upright="1">
                          <a:noAutofit/>
                        </wps:bodyPr>
                      </wps:wsp>
                      <wps:wsp>
                        <wps:cNvPr id="2001288551" name="Freeform 54">
                          <a:hlinkClick r:id="rId13"/>
                        </wps:cNvPr>
                        <wps:cNvSpPr>
                          <a:spLocks/>
                        </wps:cNvSpPr>
                        <wps:spPr bwMode="auto">
                          <a:xfrm>
                            <a:off x="1943001" y="434674"/>
                            <a:ext cx="1828850" cy="365782"/>
                          </a:xfrm>
                          <a:custGeom>
                            <a:avLst/>
                            <a:gdLst>
                              <a:gd name="T0" fmla="*/ 2927 w 2927"/>
                              <a:gd name="T1" fmla="*/ 617 h 647"/>
                              <a:gd name="T2" fmla="*/ 2669 w 2927"/>
                              <a:gd name="T3" fmla="*/ 364 h 647"/>
                              <a:gd name="T4" fmla="*/ 2111 w 2927"/>
                              <a:gd name="T5" fmla="*/ 73 h 647"/>
                              <a:gd name="T6" fmla="*/ 1476 w 2927"/>
                              <a:gd name="T7" fmla="*/ 9 h 647"/>
                              <a:gd name="T8" fmla="*/ 809 w 2927"/>
                              <a:gd name="T9" fmla="*/ 126 h 647"/>
                              <a:gd name="T10" fmla="*/ 330 w 2927"/>
                              <a:gd name="T11" fmla="*/ 406 h 647"/>
                              <a:gd name="T12" fmla="*/ 0 w 2927"/>
                              <a:gd name="T13" fmla="*/ 647 h 647"/>
                            </a:gdLst>
                            <a:ahLst/>
                            <a:cxnLst>
                              <a:cxn ang="0">
                                <a:pos x="T0" y="T1"/>
                              </a:cxn>
                              <a:cxn ang="0">
                                <a:pos x="T2" y="T3"/>
                              </a:cxn>
                              <a:cxn ang="0">
                                <a:pos x="T4" y="T5"/>
                              </a:cxn>
                              <a:cxn ang="0">
                                <a:pos x="T6" y="T7"/>
                              </a:cxn>
                              <a:cxn ang="0">
                                <a:pos x="T8" y="T9"/>
                              </a:cxn>
                              <a:cxn ang="0">
                                <a:pos x="T10" y="T11"/>
                              </a:cxn>
                              <a:cxn ang="0">
                                <a:pos x="T12" y="T13"/>
                              </a:cxn>
                            </a:cxnLst>
                            <a:rect l="0" t="0" r="r" b="b"/>
                            <a:pathLst>
                              <a:path w="2927" h="647">
                                <a:moveTo>
                                  <a:pt x="2927" y="617"/>
                                </a:moveTo>
                                <a:cubicBezTo>
                                  <a:pt x="2884" y="574"/>
                                  <a:pt x="2805" y="455"/>
                                  <a:pt x="2669" y="364"/>
                                </a:cubicBezTo>
                                <a:cubicBezTo>
                                  <a:pt x="2533" y="273"/>
                                  <a:pt x="2310" y="132"/>
                                  <a:pt x="2111" y="73"/>
                                </a:cubicBezTo>
                                <a:cubicBezTo>
                                  <a:pt x="1912" y="14"/>
                                  <a:pt x="1693" y="0"/>
                                  <a:pt x="1476" y="9"/>
                                </a:cubicBezTo>
                                <a:cubicBezTo>
                                  <a:pt x="1259" y="18"/>
                                  <a:pt x="1000" y="60"/>
                                  <a:pt x="809" y="126"/>
                                </a:cubicBezTo>
                                <a:cubicBezTo>
                                  <a:pt x="618" y="192"/>
                                  <a:pt x="465" y="319"/>
                                  <a:pt x="330" y="406"/>
                                </a:cubicBezTo>
                                <a:cubicBezTo>
                                  <a:pt x="195" y="493"/>
                                  <a:pt x="69" y="597"/>
                                  <a:pt x="0" y="647"/>
                                </a:cubicBezTo>
                              </a:path>
                            </a:pathLst>
                          </a:custGeom>
                          <a:noFill/>
                          <a:ln w="79375">
                            <a:solidFill>
                              <a:srgbClr val="800080"/>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194406" name="Freeform 55">
                          <a:hlinkClick r:id="rId14"/>
                        </wps:cNvPr>
                        <wps:cNvSpPr>
                          <a:spLocks/>
                        </wps:cNvSpPr>
                        <wps:spPr bwMode="auto">
                          <a:xfrm>
                            <a:off x="801488" y="462558"/>
                            <a:ext cx="990121" cy="341998"/>
                          </a:xfrm>
                          <a:custGeom>
                            <a:avLst/>
                            <a:gdLst>
                              <a:gd name="T0" fmla="*/ 0 w 1559"/>
                              <a:gd name="T1" fmla="*/ 0 h 539"/>
                              <a:gd name="T2" fmla="*/ 484 w 1559"/>
                              <a:gd name="T3" fmla="*/ 40 h 539"/>
                              <a:gd name="T4" fmla="*/ 954 w 1559"/>
                              <a:gd name="T5" fmla="*/ 131 h 539"/>
                              <a:gd name="T6" fmla="*/ 1240 w 1559"/>
                              <a:gd name="T7" fmla="*/ 267 h 539"/>
                              <a:gd name="T8" fmla="*/ 1559 w 1559"/>
                              <a:gd name="T9" fmla="*/ 539 h 539"/>
                            </a:gdLst>
                            <a:ahLst/>
                            <a:cxnLst>
                              <a:cxn ang="0">
                                <a:pos x="T0" y="T1"/>
                              </a:cxn>
                              <a:cxn ang="0">
                                <a:pos x="T2" y="T3"/>
                              </a:cxn>
                              <a:cxn ang="0">
                                <a:pos x="T4" y="T5"/>
                              </a:cxn>
                              <a:cxn ang="0">
                                <a:pos x="T6" y="T7"/>
                              </a:cxn>
                              <a:cxn ang="0">
                                <a:pos x="T8" y="T9"/>
                              </a:cxn>
                            </a:cxnLst>
                            <a:rect l="0" t="0" r="r" b="b"/>
                            <a:pathLst>
                              <a:path w="1559" h="539">
                                <a:moveTo>
                                  <a:pt x="0" y="0"/>
                                </a:moveTo>
                                <a:cubicBezTo>
                                  <a:pt x="78" y="6"/>
                                  <a:pt x="325" y="18"/>
                                  <a:pt x="484" y="40"/>
                                </a:cubicBezTo>
                                <a:cubicBezTo>
                                  <a:pt x="642" y="61"/>
                                  <a:pt x="828" y="93"/>
                                  <a:pt x="954" y="131"/>
                                </a:cubicBezTo>
                                <a:cubicBezTo>
                                  <a:pt x="1081" y="170"/>
                                  <a:pt x="1139" y="199"/>
                                  <a:pt x="1240" y="267"/>
                                </a:cubicBezTo>
                                <a:cubicBezTo>
                                  <a:pt x="1341" y="335"/>
                                  <a:pt x="1493" y="482"/>
                                  <a:pt x="1559" y="539"/>
                                </a:cubicBezTo>
                              </a:path>
                            </a:pathLst>
                          </a:custGeom>
                          <a:noFill/>
                          <a:ln w="79375">
                            <a:solidFill>
                              <a:srgbClr val="993366"/>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180717" name="Freeform 56">
                          <a:hlinkClick r:id="rId15"/>
                        </wps:cNvPr>
                        <wps:cNvSpPr>
                          <a:spLocks/>
                        </wps:cNvSpPr>
                        <wps:spPr bwMode="auto">
                          <a:xfrm>
                            <a:off x="1618358" y="1894520"/>
                            <a:ext cx="283354" cy="774211"/>
                          </a:xfrm>
                          <a:custGeom>
                            <a:avLst/>
                            <a:gdLst>
                              <a:gd name="T0" fmla="*/ 0 w 447"/>
                              <a:gd name="T1" fmla="*/ 0 h 1220"/>
                              <a:gd name="T2" fmla="*/ 62 w 447"/>
                              <a:gd name="T3" fmla="*/ 455 h 1220"/>
                              <a:gd name="T4" fmla="*/ 222 w 447"/>
                              <a:gd name="T5" fmla="*/ 868 h 1220"/>
                              <a:gd name="T6" fmla="*/ 447 w 447"/>
                              <a:gd name="T7" fmla="*/ 1220 h 1220"/>
                            </a:gdLst>
                            <a:ahLst/>
                            <a:cxnLst>
                              <a:cxn ang="0">
                                <a:pos x="T0" y="T1"/>
                              </a:cxn>
                              <a:cxn ang="0">
                                <a:pos x="T2" y="T3"/>
                              </a:cxn>
                              <a:cxn ang="0">
                                <a:pos x="T4" y="T5"/>
                              </a:cxn>
                              <a:cxn ang="0">
                                <a:pos x="T6" y="T7"/>
                              </a:cxn>
                            </a:cxnLst>
                            <a:rect l="0" t="0" r="r" b="b"/>
                            <a:pathLst>
                              <a:path w="447" h="1220">
                                <a:moveTo>
                                  <a:pt x="0" y="0"/>
                                </a:moveTo>
                                <a:cubicBezTo>
                                  <a:pt x="9" y="76"/>
                                  <a:pt x="25" y="310"/>
                                  <a:pt x="62" y="455"/>
                                </a:cubicBezTo>
                                <a:cubicBezTo>
                                  <a:pt x="99" y="600"/>
                                  <a:pt x="158" y="741"/>
                                  <a:pt x="222" y="868"/>
                                </a:cubicBezTo>
                                <a:cubicBezTo>
                                  <a:pt x="286" y="995"/>
                                  <a:pt x="400" y="1147"/>
                                  <a:pt x="447" y="122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2247539" name="Oval 57"/>
                        <wps:cNvSpPr>
                          <a:spLocks noChangeArrowheads="1"/>
                        </wps:cNvSpPr>
                        <wps:spPr bwMode="auto">
                          <a:xfrm>
                            <a:off x="1438630" y="1714910"/>
                            <a:ext cx="343263" cy="34281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B4631B9" w14:textId="77777777" w:rsidR="00827926" w:rsidRPr="00093E77" w:rsidRDefault="00827926" w:rsidP="00827926">
                              <w:pPr>
                                <w:spacing w:after="0"/>
                                <w:rPr>
                                  <w:sz w:val="16"/>
                                  <w:szCs w:val="16"/>
                                </w:rPr>
                              </w:pPr>
                            </w:p>
                          </w:txbxContent>
                        </wps:txbx>
                        <wps:bodyPr rot="0" vert="horz" wrap="square" lIns="91440" tIns="45720" rIns="91440" bIns="45720" anchor="t" anchorCtr="0" upright="1">
                          <a:noAutofit/>
                        </wps:bodyPr>
                      </wps:wsp>
                      <wps:wsp>
                        <wps:cNvPr id="916227737" name="Freeform 58">
                          <a:hlinkClick r:id="rId16"/>
                        </wps:cNvPr>
                        <wps:cNvSpPr>
                          <a:spLocks/>
                        </wps:cNvSpPr>
                        <wps:spPr bwMode="auto">
                          <a:xfrm>
                            <a:off x="1975384" y="2807335"/>
                            <a:ext cx="996598" cy="278847"/>
                          </a:xfrm>
                          <a:custGeom>
                            <a:avLst/>
                            <a:gdLst>
                              <a:gd name="T0" fmla="*/ 0 w 1390"/>
                              <a:gd name="T1" fmla="*/ 0 h 448"/>
                              <a:gd name="T2" fmla="*/ 434 w 1390"/>
                              <a:gd name="T3" fmla="*/ 223 h 448"/>
                              <a:gd name="T4" fmla="*/ 869 w 1390"/>
                              <a:gd name="T5" fmla="*/ 381 h 448"/>
                              <a:gd name="T6" fmla="*/ 1390 w 1390"/>
                              <a:gd name="T7" fmla="*/ 448 h 448"/>
                            </a:gdLst>
                            <a:ahLst/>
                            <a:cxnLst>
                              <a:cxn ang="0">
                                <a:pos x="T0" y="T1"/>
                              </a:cxn>
                              <a:cxn ang="0">
                                <a:pos x="T2" y="T3"/>
                              </a:cxn>
                              <a:cxn ang="0">
                                <a:pos x="T4" y="T5"/>
                              </a:cxn>
                              <a:cxn ang="0">
                                <a:pos x="T6" y="T7"/>
                              </a:cxn>
                            </a:cxnLst>
                            <a:rect l="0" t="0" r="r" b="b"/>
                            <a:pathLst>
                              <a:path w="1390" h="448">
                                <a:moveTo>
                                  <a:pt x="0" y="0"/>
                                </a:moveTo>
                                <a:cubicBezTo>
                                  <a:pt x="72" y="37"/>
                                  <a:pt x="289" y="160"/>
                                  <a:pt x="434" y="223"/>
                                </a:cubicBezTo>
                                <a:cubicBezTo>
                                  <a:pt x="579" y="286"/>
                                  <a:pt x="710" y="343"/>
                                  <a:pt x="869" y="381"/>
                                </a:cubicBezTo>
                                <a:cubicBezTo>
                                  <a:pt x="1028" y="419"/>
                                  <a:pt x="1282" y="434"/>
                                  <a:pt x="1390" y="448"/>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695356" name="Text Box 59"/>
                        <wps:cNvSpPr txBox="1">
                          <a:spLocks noChangeArrowheads="1"/>
                        </wps:cNvSpPr>
                        <wps:spPr bwMode="auto">
                          <a:xfrm>
                            <a:off x="0" y="1143273"/>
                            <a:ext cx="1485586" cy="57409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89A0D0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Requirements Capture &amp; Analysis</w:t>
                              </w:r>
                            </w:p>
                          </w:txbxContent>
                        </wps:txbx>
                        <wps:bodyPr rot="0" vert="horz" wrap="square" lIns="91440" tIns="45720" rIns="91440" bIns="45720" anchor="t" anchorCtr="0" upright="1">
                          <a:noAutofit/>
                        </wps:bodyPr>
                      </wps:wsp>
                      <wps:wsp>
                        <wps:cNvPr id="1890756396" name="Text Box 60"/>
                        <wps:cNvSpPr txBox="1">
                          <a:spLocks noChangeArrowheads="1"/>
                        </wps:cNvSpPr>
                        <wps:spPr bwMode="auto">
                          <a:xfrm>
                            <a:off x="914020" y="3086182"/>
                            <a:ext cx="1372244" cy="340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72E2451"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Implementation</w:t>
                              </w:r>
                            </w:p>
                          </w:txbxContent>
                        </wps:txbx>
                        <wps:bodyPr rot="0" vert="horz" wrap="square" lIns="91440" tIns="45720" rIns="91440" bIns="45720" anchor="t" anchorCtr="0" upright="1">
                          <a:noAutofit/>
                        </wps:bodyPr>
                      </wps:wsp>
                      <wps:wsp>
                        <wps:cNvPr id="407971106" name="Text Box 61"/>
                        <wps:cNvSpPr txBox="1">
                          <a:spLocks noChangeArrowheads="1"/>
                        </wps:cNvSpPr>
                        <wps:spPr bwMode="auto">
                          <a:xfrm>
                            <a:off x="571566" y="0"/>
                            <a:ext cx="1141513" cy="3444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4655EF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Definition</w:t>
                              </w:r>
                            </w:p>
                          </w:txbxContent>
                        </wps:txbx>
                        <wps:bodyPr rot="0" vert="horz" wrap="square" lIns="91440" tIns="45720" rIns="91440" bIns="45720" anchor="t" anchorCtr="0" upright="1">
                          <a:noAutofit/>
                        </wps:bodyPr>
                      </wps:wsp>
                      <wps:wsp>
                        <wps:cNvPr id="580787786" name="Text Box 62"/>
                        <wps:cNvSpPr txBox="1">
                          <a:spLocks noChangeArrowheads="1"/>
                        </wps:cNvSpPr>
                        <wps:spPr bwMode="auto">
                          <a:xfrm>
                            <a:off x="2299218" y="1249891"/>
                            <a:ext cx="1143132" cy="57081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2076750"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Verification &amp; Testing</w:t>
                              </w:r>
                            </w:p>
                          </w:txbxContent>
                        </wps:txbx>
                        <wps:bodyPr rot="0" vert="horz" wrap="square" lIns="91440" tIns="45720" rIns="91440" bIns="45720" anchor="t" anchorCtr="0" upright="1">
                          <a:noAutofit/>
                        </wps:bodyPr>
                      </wps:wsp>
                      <wps:wsp>
                        <wps:cNvPr id="906104150" name="Freeform 63">
                          <a:hlinkClick r:id="rId18"/>
                        </wps:cNvPr>
                        <wps:cNvSpPr>
                          <a:spLocks/>
                        </wps:cNvSpPr>
                        <wps:spPr bwMode="auto">
                          <a:xfrm>
                            <a:off x="3791280" y="148445"/>
                            <a:ext cx="73105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485702" name="Text Box 64"/>
                        <wps:cNvSpPr txBox="1">
                          <a:spLocks noChangeArrowheads="1"/>
                        </wps:cNvSpPr>
                        <wps:spPr bwMode="auto">
                          <a:xfrm>
                            <a:off x="4573338" y="464199"/>
                            <a:ext cx="1027362" cy="34281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775B365"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Deployment</w:t>
                              </w:r>
                            </w:p>
                          </w:txbxContent>
                        </wps:txbx>
                        <wps:bodyPr rot="0" vert="horz" wrap="square" lIns="91440" tIns="45720" rIns="91440" bIns="45720" anchor="t" anchorCtr="0" upright="1">
                          <a:noAutofit/>
                        </wps:bodyPr>
                      </wps:wsp>
                      <wps:wsp>
                        <wps:cNvPr id="915583520" name="Text Box 65"/>
                        <wps:cNvSpPr txBox="1">
                          <a:spLocks noChangeArrowheads="1"/>
                        </wps:cNvSpPr>
                        <wps:spPr bwMode="auto">
                          <a:xfrm>
                            <a:off x="2057152" y="0"/>
                            <a:ext cx="914830" cy="3419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2765873"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Evaluation</w:t>
                              </w:r>
                            </w:p>
                          </w:txbxContent>
                        </wps:txbx>
                        <wps:bodyPr rot="0" vert="horz" wrap="square" lIns="91440" tIns="45720" rIns="91440" bIns="45720" anchor="t" anchorCtr="0" upright="1">
                          <a:noAutofit/>
                        </wps:bodyPr>
                      </wps:wsp>
                      <wps:wsp>
                        <wps:cNvPr id="1703085174" name="Line 66"/>
                        <wps:cNvCnPr>
                          <a:cxnSpLocks noChangeShapeType="1"/>
                        </wps:cNvCnPr>
                        <wps:spPr bwMode="auto">
                          <a:xfrm>
                            <a:off x="2628718" y="228819"/>
                            <a:ext cx="457415"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7332198" name="Line 67"/>
                        <wps:cNvCnPr>
                          <a:cxnSpLocks noChangeShapeType="1"/>
                        </wps:cNvCnPr>
                        <wps:spPr bwMode="auto">
                          <a:xfrm>
                            <a:off x="1143132" y="228819"/>
                            <a:ext cx="114151"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7092749" name="Line 68"/>
                        <wps:cNvCnPr>
                          <a:cxnSpLocks noChangeShapeType="1"/>
                        </wps:cNvCnPr>
                        <wps:spPr bwMode="auto">
                          <a:xfrm flipH="1" flipV="1">
                            <a:off x="4000153" y="456817"/>
                            <a:ext cx="603949" cy="131222"/>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61257096" name="Line 69"/>
                        <wps:cNvCnPr>
                          <a:cxnSpLocks noChangeShapeType="1"/>
                        </wps:cNvCnPr>
                        <wps:spPr bwMode="auto">
                          <a:xfrm flipH="1" flipV="1">
                            <a:off x="2904786" y="1805945"/>
                            <a:ext cx="1126131" cy="752067"/>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708259" name="Line 70"/>
                        <wps:cNvCnPr>
                          <a:cxnSpLocks noChangeShapeType="1"/>
                        </wps:cNvCnPr>
                        <wps:spPr bwMode="auto">
                          <a:xfrm flipH="1">
                            <a:off x="1714698" y="2972183"/>
                            <a:ext cx="571566"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6664308" name="Line 71"/>
                        <wps:cNvCnPr>
                          <a:cxnSpLocks noChangeShapeType="1"/>
                        </wps:cNvCnPr>
                        <wps:spPr bwMode="auto">
                          <a:xfrm flipV="1">
                            <a:off x="1371435" y="1257273"/>
                            <a:ext cx="343263"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9340030" name="Line 72"/>
                        <wps:cNvCnPr>
                          <a:cxnSpLocks noChangeShapeType="1"/>
                        </wps:cNvCnPr>
                        <wps:spPr bwMode="auto">
                          <a:xfrm flipV="1">
                            <a:off x="1371435" y="2171727"/>
                            <a:ext cx="229112"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1229713" name="Oval 73"/>
                        <wps:cNvSpPr>
                          <a:spLocks noChangeArrowheads="1"/>
                        </wps:cNvSpPr>
                        <wps:spPr bwMode="auto">
                          <a:xfrm>
                            <a:off x="3563787" y="618385"/>
                            <a:ext cx="343263" cy="348559"/>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69501218" name="Oval 74"/>
                        <wps:cNvSpPr>
                          <a:spLocks noChangeArrowheads="1"/>
                        </wps:cNvSpPr>
                        <wps:spPr bwMode="auto">
                          <a:xfrm>
                            <a:off x="1874186" y="2628545"/>
                            <a:ext cx="212111" cy="200114"/>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91B261" w14:textId="77777777" w:rsidR="00827926" w:rsidRPr="00056DC4" w:rsidRDefault="00827926" w:rsidP="00827926">
                              <w:pPr>
                                <w:spacing w:after="0"/>
                                <w:rPr>
                                  <w:sz w:val="16"/>
                                  <w:szCs w:val="16"/>
                                </w:rPr>
                              </w:pPr>
                            </w:p>
                          </w:txbxContent>
                        </wps:txbx>
                        <wps:bodyPr rot="0" vert="horz" wrap="square" lIns="91440" tIns="45720" rIns="91440" bIns="45720" anchor="t" anchorCtr="0" upright="1">
                          <a:noAutofit/>
                        </wps:bodyPr>
                      </wps:wsp>
                      <wps:wsp>
                        <wps:cNvPr id="615994412" name="Freeform 75">
                          <a:hlinkClick r:id="rId22"/>
                        </wps:cNvPr>
                        <wps:cNvSpPr>
                          <a:spLocks/>
                        </wps:cNvSpPr>
                        <wps:spPr bwMode="auto">
                          <a:xfrm>
                            <a:off x="1631311" y="980886"/>
                            <a:ext cx="250161" cy="731564"/>
                          </a:xfrm>
                          <a:custGeom>
                            <a:avLst/>
                            <a:gdLst>
                              <a:gd name="T0" fmla="*/ 394 w 394"/>
                              <a:gd name="T1" fmla="*/ 0 h 1152"/>
                              <a:gd name="T2" fmla="*/ 139 w 394"/>
                              <a:gd name="T3" fmla="*/ 368 h 1152"/>
                              <a:gd name="T4" fmla="*/ 42 w 394"/>
                              <a:gd name="T5" fmla="*/ 728 h 1152"/>
                              <a:gd name="T6" fmla="*/ 0 w 394"/>
                              <a:gd name="T7" fmla="*/ 1152 h 1152"/>
                            </a:gdLst>
                            <a:ahLst/>
                            <a:cxnLst>
                              <a:cxn ang="0">
                                <a:pos x="T0" y="T1"/>
                              </a:cxn>
                              <a:cxn ang="0">
                                <a:pos x="T2" y="T3"/>
                              </a:cxn>
                              <a:cxn ang="0">
                                <a:pos x="T4" y="T5"/>
                              </a:cxn>
                              <a:cxn ang="0">
                                <a:pos x="T6" y="T7"/>
                              </a:cxn>
                            </a:cxnLst>
                            <a:rect l="0" t="0" r="r" b="b"/>
                            <a:pathLst>
                              <a:path w="394" h="1152">
                                <a:moveTo>
                                  <a:pt x="394" y="0"/>
                                </a:moveTo>
                                <a:cubicBezTo>
                                  <a:pt x="351" y="61"/>
                                  <a:pt x="198" y="247"/>
                                  <a:pt x="139" y="368"/>
                                </a:cubicBezTo>
                                <a:cubicBezTo>
                                  <a:pt x="80" y="489"/>
                                  <a:pt x="65" y="597"/>
                                  <a:pt x="42" y="728"/>
                                </a:cubicBezTo>
                                <a:cubicBezTo>
                                  <a:pt x="19" y="859"/>
                                  <a:pt x="9" y="1064"/>
                                  <a:pt x="0" y="1152"/>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411430" name="Oval 76"/>
                        <wps:cNvSpPr>
                          <a:spLocks noChangeArrowheads="1"/>
                        </wps:cNvSpPr>
                        <wps:spPr bwMode="auto">
                          <a:xfrm>
                            <a:off x="1714698" y="800455"/>
                            <a:ext cx="342454" cy="34199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0A785A" w14:textId="77777777" w:rsidR="00827926" w:rsidRPr="00093E77" w:rsidRDefault="00827926" w:rsidP="00827926">
                              <w:pPr>
                                <w:spacing w:after="0"/>
                                <w:rPr>
                                  <w:sz w:val="16"/>
                                  <w:szCs w:val="16"/>
                                </w:rPr>
                              </w:pPr>
                            </w:p>
                          </w:txbxContent>
                        </wps:txbx>
                        <wps:bodyPr rot="0" vert="horz" wrap="square" lIns="91440" tIns="45720" rIns="91440" bIns="45720" anchor="t" anchorCtr="0" upright="1">
                          <a:noAutofit/>
                        </wps:bodyPr>
                      </wps:wsp>
                      <wps:wsp>
                        <wps:cNvPr id="526584144" name="Text Box 77"/>
                        <wps:cNvSpPr txBox="1">
                          <a:spLocks noChangeArrowheads="1"/>
                        </wps:cNvSpPr>
                        <wps:spPr bwMode="auto">
                          <a:xfrm>
                            <a:off x="2514567" y="1257273"/>
                            <a:ext cx="343263" cy="2288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4B4B891" w14:textId="77777777" w:rsidR="00827926" w:rsidRPr="00093E77" w:rsidRDefault="00827926" w:rsidP="00827926">
                              <w:pPr>
                                <w:rPr>
                                  <w:sz w:val="18"/>
                                  <w:szCs w:val="18"/>
                                </w:rPr>
                              </w:pPr>
                            </w:p>
                          </w:txbxContent>
                        </wps:txbx>
                        <wps:bodyPr rot="0" vert="horz" wrap="square" lIns="91440" tIns="45720" rIns="91440" bIns="45720" anchor="t" anchorCtr="0" upright="1">
                          <a:noAutofit/>
                        </wps:bodyPr>
                      </wps:wsp>
                      <wps:wsp>
                        <wps:cNvPr id="1825809950" name="Text Box 78"/>
                        <wps:cNvSpPr txBox="1">
                          <a:spLocks noChangeArrowheads="1"/>
                        </wps:cNvSpPr>
                        <wps:spPr bwMode="auto">
                          <a:xfrm>
                            <a:off x="1714698" y="834081"/>
                            <a:ext cx="370789" cy="2755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F3F4BCC" w14:textId="77777777" w:rsidR="00827926" w:rsidRPr="00056DC4" w:rsidRDefault="00827926" w:rsidP="00827926">
                              <w:pPr>
                                <w:spacing w:after="0"/>
                                <w:rPr>
                                  <w:b/>
                                  <w:szCs w:val="22"/>
                                </w:rPr>
                              </w:pPr>
                              <w:ins w:id="246" w:author="Jacob, Susan" w:date="2017-12-19T08:47:00Z">
                                <w:r>
                                  <w:rPr>
                                    <w:b/>
                                    <w:szCs w:val="22"/>
                                  </w:rPr>
                                  <w:t>1</w:t>
                                </w:r>
                              </w:ins>
                              <w:del w:id="247" w:author="Jacob, Susan" w:date="2017-12-19T08:47:00Z">
                                <w:r w:rsidRPr="00056DC4" w:rsidDel="00A231E9">
                                  <w:rPr>
                                    <w:b/>
                                    <w:szCs w:val="22"/>
                                  </w:rPr>
                                  <w:delText>S1</w:delText>
                                </w:r>
                              </w:del>
                            </w:p>
                          </w:txbxContent>
                        </wps:txbx>
                        <wps:bodyPr rot="0" vert="horz" wrap="square" lIns="91440" tIns="45720" rIns="91440" bIns="45720" anchor="t" anchorCtr="0" upright="1">
                          <a:noAutofit/>
                        </wps:bodyPr>
                      </wps:wsp>
                      <wps:wsp>
                        <wps:cNvPr id="209834832" name="Text Box 79"/>
                        <wps:cNvSpPr txBox="1">
                          <a:spLocks noChangeArrowheads="1"/>
                        </wps:cNvSpPr>
                        <wps:spPr bwMode="auto">
                          <a:xfrm>
                            <a:off x="1438630" y="1755917"/>
                            <a:ext cx="344073" cy="2255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2E74996" w14:textId="77777777" w:rsidR="00827926" w:rsidRPr="00056DC4" w:rsidRDefault="00827926" w:rsidP="00827926">
                              <w:pPr>
                                <w:rPr>
                                  <w:b/>
                                  <w:szCs w:val="22"/>
                                </w:rPr>
                              </w:pPr>
                              <w:ins w:id="248" w:author="Jacob, Susan" w:date="2017-12-19T08:47:00Z">
                                <w:r>
                                  <w:rPr>
                                    <w:b/>
                                    <w:szCs w:val="22"/>
                                  </w:rPr>
                                  <w:t>2</w:t>
                                </w:r>
                              </w:ins>
                              <w:del w:id="249" w:author="Jacob, Susan" w:date="2017-12-19T08:47:00Z">
                                <w:r w:rsidRPr="00056DC4" w:rsidDel="00A231E9">
                                  <w:rPr>
                                    <w:b/>
                                    <w:szCs w:val="22"/>
                                  </w:rPr>
                                  <w:delText>S2</w:delText>
                                </w:r>
                              </w:del>
                            </w:p>
                          </w:txbxContent>
                        </wps:txbx>
                        <wps:bodyPr rot="0" vert="horz" wrap="square" lIns="91440" tIns="45720" rIns="91440" bIns="45720" anchor="t" anchorCtr="0" upright="1">
                          <a:noAutofit/>
                        </wps:bodyPr>
                      </wps:wsp>
                      <wps:wsp>
                        <wps:cNvPr id="1722850242" name="Text Box 80"/>
                        <wps:cNvSpPr txBox="1">
                          <a:spLocks noChangeArrowheads="1"/>
                        </wps:cNvSpPr>
                        <wps:spPr bwMode="auto">
                          <a:xfrm>
                            <a:off x="3537071" y="678255"/>
                            <a:ext cx="456605" cy="2238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8AA381A" w14:textId="77777777" w:rsidR="00827926" w:rsidRPr="00056DC4" w:rsidRDefault="00827926" w:rsidP="00827926">
                              <w:pPr>
                                <w:spacing w:after="0"/>
                                <w:rPr>
                                  <w:b/>
                                  <w:szCs w:val="22"/>
                                </w:rPr>
                              </w:pPr>
                              <w:ins w:id="250" w:author="Jacob, Susan" w:date="2017-12-19T08:47:00Z">
                                <w:r>
                                  <w:rPr>
                                    <w:b/>
                                    <w:szCs w:val="22"/>
                                  </w:rPr>
                                  <w:t>5</w:t>
                                </w:r>
                              </w:ins>
                              <w:del w:id="251" w:author="Jacob, Susan" w:date="2017-12-19T08:47:00Z">
                                <w:r w:rsidDel="00A231E9">
                                  <w:rPr>
                                    <w:b/>
                                    <w:szCs w:val="22"/>
                                  </w:rPr>
                                  <w:delText>E-1</w:delText>
                                </w:r>
                              </w:del>
                            </w:p>
                          </w:txbxContent>
                        </wps:txbx>
                        <wps:bodyPr rot="0" vert="horz" wrap="square" lIns="91440" tIns="45720" rIns="91440" bIns="45720" anchor="t" anchorCtr="0" upright="1">
                          <a:noAutofit/>
                        </wps:bodyPr>
                      </wps:wsp>
                      <wps:wsp>
                        <wps:cNvPr id="1429162414" name="Line 81">
                          <a:hlinkClick r:id="rId20"/>
                        </wps:cNvPr>
                        <wps:cNvCnPr>
                          <a:cxnSpLocks noChangeShapeType="1"/>
                        </wps:cNvCnPr>
                        <wps:spPr bwMode="auto">
                          <a:xfrm>
                            <a:off x="3942673" y="2037225"/>
                            <a:ext cx="752103" cy="180431"/>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163118" name="Line 82"/>
                        <wps:cNvCnPr>
                          <a:cxnSpLocks noChangeShapeType="1"/>
                        </wps:cNvCnPr>
                        <wps:spPr bwMode="auto">
                          <a:xfrm flipV="1">
                            <a:off x="3361392" y="1363891"/>
                            <a:ext cx="730244" cy="58230"/>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9472401" name="Oval 83"/>
                        <wps:cNvSpPr>
                          <a:spLocks noChangeArrowheads="1"/>
                        </wps:cNvSpPr>
                        <wps:spPr bwMode="auto">
                          <a:xfrm>
                            <a:off x="2972791" y="2899190"/>
                            <a:ext cx="341644" cy="346099"/>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2A2664" w14:textId="77777777" w:rsidR="00827926" w:rsidRDefault="00827926" w:rsidP="00827926"/>
                          </w:txbxContent>
                        </wps:txbx>
                        <wps:bodyPr rot="0" vert="horz" wrap="square" lIns="91440" tIns="45720" rIns="91440" bIns="45720" anchor="t" anchorCtr="0" upright="1">
                          <a:noAutofit/>
                        </wps:bodyPr>
                      </wps:wsp>
                      <wps:wsp>
                        <wps:cNvPr id="1295913351" name="Text Box 84"/>
                        <wps:cNvSpPr txBox="1">
                          <a:spLocks noChangeArrowheads="1"/>
                        </wps:cNvSpPr>
                        <wps:spPr bwMode="auto">
                          <a:xfrm>
                            <a:off x="2967934" y="2950859"/>
                            <a:ext cx="343263" cy="2296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CE36542" w14:textId="77777777" w:rsidR="00827926" w:rsidRPr="00056DC4" w:rsidRDefault="00827926" w:rsidP="00827926">
                              <w:pPr>
                                <w:rPr>
                                  <w:b/>
                                  <w:szCs w:val="22"/>
                                </w:rPr>
                              </w:pPr>
                              <w:ins w:id="252" w:author="Jacob, Susan" w:date="2017-12-19T08:47:00Z">
                                <w:r>
                                  <w:rPr>
                                    <w:b/>
                                    <w:szCs w:val="22"/>
                                  </w:rPr>
                                  <w:t>3</w:t>
                                </w:r>
                              </w:ins>
                              <w:del w:id="253" w:author="Jacob, Susan" w:date="2017-12-19T08:47:00Z">
                                <w:r w:rsidRPr="00056DC4" w:rsidDel="00A231E9">
                                  <w:rPr>
                                    <w:b/>
                                    <w:szCs w:val="22"/>
                                  </w:rPr>
                                  <w:delText>S3</w:delText>
                                </w:r>
                              </w:del>
                            </w:p>
                          </w:txbxContent>
                        </wps:txbx>
                        <wps:bodyPr rot="0" vert="horz" wrap="square" lIns="91440" tIns="45720" rIns="91440" bIns="45720" anchor="t" anchorCtr="0" upright="1">
                          <a:noAutofit/>
                        </wps:bodyPr>
                      </wps:wsp>
                      <wps:wsp>
                        <wps:cNvPr id="1978942763" name="Oval 85"/>
                        <wps:cNvSpPr>
                          <a:spLocks noChangeArrowheads="1"/>
                        </wps:cNvSpPr>
                        <wps:spPr bwMode="auto">
                          <a:xfrm>
                            <a:off x="4069777" y="2090534"/>
                            <a:ext cx="314118" cy="302631"/>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FC328A" w14:textId="77777777" w:rsidR="00827926" w:rsidRPr="00056DC4" w:rsidRDefault="00827926" w:rsidP="00827926">
                              <w:pPr>
                                <w:spacing w:after="0"/>
                                <w:rPr>
                                  <w:sz w:val="16"/>
                                  <w:szCs w:val="16"/>
                                </w:rPr>
                              </w:pPr>
                            </w:p>
                          </w:txbxContent>
                        </wps:txbx>
                        <wps:bodyPr rot="0" vert="horz" wrap="square" lIns="91440" tIns="45720" rIns="91440" bIns="45720" anchor="t" anchorCtr="0" upright="1">
                          <a:noAutofit/>
                        </wps:bodyPr>
                      </wps:wsp>
                      <wps:wsp>
                        <wps:cNvPr id="1312102160" name="Text Box 86"/>
                        <wps:cNvSpPr txBox="1">
                          <a:spLocks noChangeArrowheads="1"/>
                        </wps:cNvSpPr>
                        <wps:spPr bwMode="auto">
                          <a:xfrm>
                            <a:off x="4012297" y="2141382"/>
                            <a:ext cx="456605" cy="2230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87C4AFF" w14:textId="77777777" w:rsidR="00827926" w:rsidRPr="00056DC4" w:rsidRDefault="00827926" w:rsidP="00827926">
                              <w:pPr>
                                <w:rPr>
                                  <w:b/>
                                  <w:szCs w:val="22"/>
                                </w:rPr>
                              </w:pPr>
                              <w:ins w:id="254" w:author="Jacob, Susan" w:date="2017-12-19T08:47:00Z">
                                <w:r>
                                  <w:rPr>
                                    <w:b/>
                                    <w:szCs w:val="22"/>
                                  </w:rPr>
                                  <w:t>4</w:t>
                                </w:r>
                              </w:ins>
                              <w:del w:id="255" w:author="Jacob, Susan" w:date="2017-12-19T08:47:00Z">
                                <w:r w:rsidRPr="00056DC4" w:rsidDel="00A231E9">
                                  <w:rPr>
                                    <w:b/>
                                    <w:szCs w:val="22"/>
                                  </w:rPr>
                                  <w:delText>E-2</w:delText>
                                </w:r>
                              </w:del>
                            </w:p>
                          </w:txbxContent>
                        </wps:txbx>
                        <wps:bodyPr rot="0" vert="horz" wrap="square" lIns="91440" tIns="45720" rIns="91440" bIns="45720" anchor="t" anchorCtr="0" upright="1">
                          <a:noAutofit/>
                        </wps:bodyPr>
                      </wps:wsp>
                      <wps:wsp>
                        <wps:cNvPr id="818454226" name="Text Box 87"/>
                        <wps:cNvSpPr txBox="1">
                          <a:spLocks noChangeArrowheads="1"/>
                        </wps:cNvSpPr>
                        <wps:spPr bwMode="auto">
                          <a:xfrm>
                            <a:off x="4655916" y="2246360"/>
                            <a:ext cx="914020" cy="2279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E0B6021"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"Beta_baseline_description"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Beta rele</w:t>
                              </w:r>
                              <w:r w:rsidRPr="008E78CC">
                                <w:rPr>
                                  <w:rStyle w:val="Hyperlink"/>
                                  <w:rFonts w:eastAsiaTheme="majorEastAsia"/>
                                  <w:b/>
                                  <w:color w:val="FF0000"/>
                                  <w:sz w:val="16"/>
                                  <w:szCs w:val="16"/>
                                </w:rPr>
                                <w:t>a</w:t>
                              </w:r>
                              <w:r w:rsidRPr="008E78CC">
                                <w:rPr>
                                  <w:rStyle w:val="Hyperlink"/>
                                  <w:rFonts w:eastAsiaTheme="majorEastAsia"/>
                                  <w:b/>
                                  <w:color w:val="FF0000"/>
                                  <w:sz w:val="16"/>
                                  <w:szCs w:val="16"/>
                                </w:rPr>
                                <w:t>se</w:t>
                              </w:r>
                              <w:r w:rsidRPr="008E78CC">
                                <w:rPr>
                                  <w:b/>
                                  <w:color w:val="FF0000"/>
                                  <w:sz w:val="16"/>
                                  <w:szCs w:val="16"/>
                                </w:rPr>
                                <w:fldChar w:fldCharType="end"/>
                              </w:r>
                            </w:p>
                          </w:txbxContent>
                        </wps:txbx>
                        <wps:bodyPr rot="0" vert="horz" wrap="square" lIns="91440" tIns="45720" rIns="91440" bIns="45720" anchor="t" anchorCtr="0" upright="1">
                          <a:noAutofit/>
                        </wps:bodyPr>
                      </wps:wsp>
                      <wps:wsp>
                        <wps:cNvPr id="396526993" name="Text Box 88"/>
                        <wps:cNvSpPr txBox="1">
                          <a:spLocks noChangeArrowheads="1"/>
                        </wps:cNvSpPr>
                        <wps:spPr bwMode="auto">
                          <a:xfrm>
                            <a:off x="2857830" y="2565394"/>
                            <a:ext cx="913210" cy="2288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13A99B2"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Alpha release</w:t>
                                </w:r>
                              </w:hyperlink>
                            </w:p>
                          </w:txbxContent>
                        </wps:txbx>
                        <wps:bodyPr rot="0" vert="horz" wrap="square" lIns="91440" tIns="45720" rIns="91440" bIns="45720" anchor="t" anchorCtr="0" upright="1">
                          <a:noAutofit/>
                        </wps:bodyPr>
                      </wps:wsp>
                      <wps:wsp>
                        <wps:cNvPr id="1317918282" name="Text Box 89"/>
                        <wps:cNvSpPr txBox="1">
                          <a:spLocks noChangeArrowheads="1"/>
                        </wps:cNvSpPr>
                        <wps:spPr bwMode="auto">
                          <a:xfrm>
                            <a:off x="4005820" y="750427"/>
                            <a:ext cx="1257283" cy="2296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92B8075"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"Prodn_baseline_description"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Production release</w:t>
                              </w:r>
                              <w:r w:rsidRPr="008E78CC">
                                <w:rPr>
                                  <w:b/>
                                  <w:color w:val="FF0000"/>
                                  <w:sz w:val="16"/>
                                  <w:szCs w:val="16"/>
                                </w:rPr>
                                <w:fldChar w:fldCharType="end"/>
                              </w:r>
                            </w:p>
                          </w:txbxContent>
                        </wps:txbx>
                        <wps:bodyPr rot="0" vert="horz" wrap="square" lIns="91440" tIns="45720" rIns="91440" bIns="45720" anchor="t" anchorCtr="0" upright="1">
                          <a:noAutofit/>
                        </wps:bodyPr>
                      </wps:wsp>
                      <wps:wsp>
                        <wps:cNvPr id="1713135624" name="Line 90">
                          <a:hlinkClick r:id="rId21"/>
                        </wps:cNvPr>
                        <wps:cNvCnPr>
                          <a:cxnSpLocks noChangeShapeType="1"/>
                        </wps:cNvCnPr>
                        <wps:spPr bwMode="auto">
                          <a:xfrm flipH="1" flipV="1">
                            <a:off x="3679558" y="419091"/>
                            <a:ext cx="365122" cy="306732"/>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0699514" name="Line 91">
                          <a:hlinkClick r:id="rId19"/>
                        </wps:cNvPr>
                        <wps:cNvCnPr>
                          <a:cxnSpLocks noChangeShapeType="1"/>
                        </wps:cNvCnPr>
                        <wps:spPr bwMode="auto">
                          <a:xfrm>
                            <a:off x="3379202" y="2780270"/>
                            <a:ext cx="135200" cy="512587"/>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1159861" name="Line 92"/>
                        <wps:cNvCnPr>
                          <a:cxnSpLocks noChangeShapeType="1"/>
                        </wps:cNvCnPr>
                        <wps:spPr bwMode="auto">
                          <a:xfrm flipH="1">
                            <a:off x="4880171" y="702859"/>
                            <a:ext cx="325453" cy="1166237"/>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6CCD3048" id="Canvas 4" o:spid="_x0000_s1064" editas="canvas" style="width:441pt;height:270pt;mso-position-horizontal-relative:char;mso-position-vertical-relative:line" coordsize="56007,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">
                <v:shape id="_x0000_s1065" type="#_x0000_t75" style="position:absolute;width:56007;height:34290;visibility:visible;mso-wrap-style:square" stroked="t">
                  <v:fill o:detectmouseclick="t"/>
                  <v:path o:connecttype="none"/>
                </v:shape>
                <v:shape id="Freeform 51" o:spid="_x0000_s1066" href="#_Software_Deployment" style="position:absolute;left:44203;top:17452;width:7302;height:6217;rotation:1401784fd;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" o:button="t" path="m,979c58,886,169,570,361,407,553,244,987,85,1152,e" filled="f" strokecolor="#36f" strokeweight="6.25pt">
                  <v:fill o:detectmouseclick="t"/>
                  <v:stroke endarrow="block" endarrowlength="short"/>
                  <v:path arrowok="t" o:connecttype="custom" o:connectlocs="0,621665;228835,258445;730244,0" o:connectangles="0,0,0"/>
                </v:shape>
                <v:shape id="Freeform 52" o:spid="_x0000_s1067" href="#_Software_Verification_&amp;" style="position:absolute;left:30869;top:8365;width:11350;height:23013;visibility:visible;mso-wrap-style:square;v-text-anchor:top" coordsize="1787,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" o:button="t" path="m,3463v102,-23,401,-48,613,-140c825,3231,1095,3081,1270,2910v175,-171,309,-372,392,-614c1745,2054,1787,1753,1768,1460,1749,1167,1641,782,1545,539,1449,296,1266,112,1192,e" filled="f" strokecolor="#36f" strokeweight="6.25pt">
                  <v:fill o:detectmouseclick="t"/>
                  <v:stroke endarrow="block" endarrowlength="short"/>
                  <v:path arrowok="t" o:connecttype="custom" o:connectlocs="0,2301309;389355,2208273;806657,1933817;1055641,1525788;1122968,970231;981327,358188;757114,0" o:connectangles="0,0,0,0,0,0,0"/>
                </v:shape>
                <v:shape id="Text Box 53" o:spid="_x0000_s1068" type="#_x0000_t202" style="position:absolute;left:7998;top:21717;width:6857;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" filled="f" stroked="f" strokeweight="4.5pt">
                  <v:stroke endarrowwidth="wide" endarrowlength="long"/>
                  <v:textbox>
                    <w:txbxContent>
                      <w:p w14:paraId="00396AE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Design</w:t>
                        </w:r>
                      </w:p>
                    </w:txbxContent>
                  </v:textbox>
                </v:shape>
                <v:shape id="Freeform 54" o:spid="_x0000_s1069" href="#_Software_Evaluation" style="position:absolute;left:19430;top:4346;width:18288;height:3658;visibility:visible;mso-wrap-style:square;v-text-anchor:top" coordsize="2927,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" o:button="t" path="m2927,617c2884,574,2805,455,2669,364,2533,273,2310,132,2111,73,1912,14,1693,,1476,9,1259,18,1000,60,809,126,618,192,465,319,330,406,195,493,69,597,,647e" filled="f" strokecolor="purple" strokeweight="6.25pt">
                  <v:fill o:detectmouseclick="t"/>
                  <v:stroke endarrow="block" endarrowlength="short"/>
                  <v:path arrowok="t" o:connecttype="custom" o:connectlocs="1828850,348821;1667646,205788;1318996,41271;922235,5088;505480,71234;206191,229532;0,365782" o:connectangles="0,0,0,0,0,0,0"/>
                </v:shape>
                <v:shape id="Freeform 55" o:spid="_x0000_s1070" href="#_Software_Definition" style="position:absolute;left:8014;top:4625;width:9902;height:3420;visibility:visible;mso-wrap-style:square;v-text-anchor:top" coordsize="155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" o:button="t" path="m,c78,6,325,18,484,40v158,21,344,53,470,91c1081,170,1139,199,1240,267v101,68,253,215,319,272e" filled="f" strokecolor="#936" strokeweight="6.25pt">
                  <v:fill o:detectmouseclick="t"/>
                  <v:stroke endarrow="block" endarrowlength="short"/>
                  <v:path arrowok="t" o:connecttype="custom" o:connectlocs="0,0;307388,25380;605885,83120;787524,169413;990121,341998" o:connectangles="0,0,0,0,0"/>
                </v:shape>
                <v:shape id="Freeform 56" o:spid="_x0000_s1071" href="#_Software_Design" style="position:absolute;left:16183;top:18945;width:2834;height:7742;visibility:visible;mso-wrap-style:square;v-text-anchor:top" coordsize="447,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" o:button="t" path="m,c9,76,25,310,62,455v37,145,96,286,160,413c286,995,400,1147,447,1220e" filled="f" strokecolor="#36f" strokeweight="6.25pt">
                  <v:fill o:detectmouseclick="t"/>
                  <v:stroke endarrow="block" endarrowlength="short"/>
                  <v:path arrowok="t" o:connecttype="custom" o:connectlocs="0,0;39302,288743;140726,550832;283354,774211" o:connectangles="0,0,0,0"/>
                </v:shape>
                <v:oval id="Oval 57" o:spid="_x0000_s1072" style="position:absolute;left:14386;top:17149;width:3432;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" fillcolor="yellow" strokeweight="1pt">
                  <v:stroke endarrowwidth="wide" endarrowlength="long"/>
                  <v:textbox>
                    <w:txbxContent>
                      <w:p w14:paraId="2B4631B9" w14:textId="77777777" w:rsidR="00827926" w:rsidRPr="00093E77" w:rsidRDefault="00827926" w:rsidP="00827926">
                        <w:pPr>
                          <w:spacing w:after="0"/>
                          <w:rPr>
                            <w:sz w:val="16"/>
                            <w:szCs w:val="16"/>
                          </w:rPr>
                        </w:pPr>
                      </w:p>
                    </w:txbxContent>
                  </v:textbox>
                </v:oval>
                <v:shape id="Freeform 58" o:spid="_x0000_s1073" href="#_Software_Implementation" style="position:absolute;left:19753;top:28073;width:9966;height:2788;visibility:visible;mso-wrap-style:square;v-text-anchor:top" coordsize="139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" o:button="t" path="m,c72,37,289,160,434,223v145,63,276,120,435,158c1028,419,1282,434,1390,448e" filled="f" strokecolor="#36f" strokeweight="6.25pt">
                  <v:fill o:detectmouseclick="t"/>
                  <v:stroke endarrow="block" endarrowlength="short"/>
                  <v:path arrowok="t" o:connecttype="custom" o:connectlocs="0,0;311168,138801;623053,237144;996598,278847" o:connectangles="0,0,0,0"/>
                </v:shape>
                <v:shape id="Text Box 59" o:spid="_x0000_s1074" type="#_x0000_t202" style="position:absolute;top:11432;width:1485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" filled="f" stroked="f" strokeweight="4.5pt">
                  <v:stroke endarrowwidth="wide" endarrowlength="long"/>
                  <v:textbox>
                    <w:txbxContent>
                      <w:p w14:paraId="589A0D0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Requirements Capture &amp; Analysis</w:t>
                        </w:r>
                      </w:p>
                    </w:txbxContent>
                  </v:textbox>
                </v:shape>
                <v:shape id="Text Box 60" o:spid="_x0000_s1075" type="#_x0000_t202" style="position:absolute;left:9140;top:30861;width:13722;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" filled="f" stroked="f" strokeweight="4.5pt">
                  <v:stroke endarrowwidth="wide" endarrowlength="long"/>
                  <v:textbox>
                    <w:txbxContent>
                      <w:p w14:paraId="072E2451"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Implementation</w:t>
                        </w:r>
                      </w:p>
                    </w:txbxContent>
                  </v:textbox>
                </v:shape>
                <v:shape id="Text Box 61" o:spid="_x0000_s1076" type="#_x0000_t202" style="position:absolute;left:5715;width:11415;height: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" filled="f" stroked="f" strokeweight="4.5pt">
                  <v:stroke endarrowwidth="wide" endarrowlength="long"/>
                  <v:textbox>
                    <w:txbxContent>
                      <w:p w14:paraId="34655EF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Definition</w:t>
                        </w:r>
                      </w:p>
                    </w:txbxContent>
                  </v:textbox>
                </v:shape>
                <v:shape id="Text Box 62" o:spid="_x0000_s1077" type="#_x0000_t202" style="position:absolute;left:22992;top:12498;width:11431;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" filled="f" stroked="f" strokeweight="4.5pt">
                  <v:stroke endarrowwidth="wide" endarrowlength="long"/>
                  <v:textbox>
                    <w:txbxContent>
                      <w:p w14:paraId="02076750"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Verification &amp; Testing</w:t>
                        </w:r>
                      </w:p>
                    </w:txbxContent>
                  </v:textbox>
                </v:shape>
                <v:shape id="Freeform 63" o:spid="_x0000_s1078" href="#_Software_Deployment" style="position:absolute;left:37912;top:1484;width:7311;height:6217;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" o:button="t" path="m,979c58,886,169,570,361,407,553,244,987,85,1152,e" filled="f" strokecolor="#36f" strokeweight="6.25pt">
                  <v:fill o:detectmouseclick="t"/>
                  <v:stroke endarrow="block" endarrowlength="short"/>
                  <v:path arrowok="t" o:connecttype="custom" o:connectlocs="0,621665;229089,258445;731054,0" o:connectangles="0,0,0"/>
                </v:shape>
                <v:shape id="Text Box 64" o:spid="_x0000_s1079" type="#_x0000_t202" style="position:absolute;left:45733;top:4641;width:1027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" filled="f" stroked="f" strokeweight="4.5pt">
                  <v:stroke endarrowwidth="wide" endarrowlength="long"/>
                  <v:textbox>
                    <w:txbxContent>
                      <w:p w14:paraId="0775B365"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Deployment</w:t>
                        </w:r>
                      </w:p>
                    </w:txbxContent>
                  </v:textbox>
                </v:shape>
                <v:shape id="Text Box 65" o:spid="_x0000_s1080" type="#_x0000_t202" style="position:absolute;left:20571;width:9148;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" filled="f" stroked="f" strokeweight="4.5pt">
                  <v:stroke endarrowwidth="wide" endarrowlength="long"/>
                  <v:textbox>
                    <w:txbxContent>
                      <w:p w14:paraId="62765873"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Evaluation</w:t>
                        </w:r>
                      </w:p>
                    </w:txbxContent>
                  </v:textbox>
                </v:shape>
                <v:line id="Line 66" o:spid="_x0000_s1081" style="position:absolute;visibility:visible;mso-wrap-style:square" from="26287,2288" to="30861,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" strokeweight=".5pt">
                  <v:stroke endarrowwidth="wide" endarrowlength="long"/>
                </v:line>
                <v:line id="Line 67" o:spid="_x0000_s1082" style="position:absolute;visibility:visible;mso-wrap-style:square" from="11431,2288" to="12572,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" strokeweight=".5pt">
                  <v:stroke endarrowwidth="wide" endarrowlength="long"/>
                </v:line>
                <v:line id="Line 68" o:spid="_x0000_s1083" style="position:absolute;flip:x y;visibility:visible;mso-wrap-style:square" from="40001,4568" to="46041,5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" strokeweight=".5pt">
                  <v:stroke endarrowwidth="wide" endarrowlength="long"/>
                </v:line>
                <v:line id="Line 69" o:spid="_x0000_s1084" style="position:absolute;flip:x y;visibility:visible;mso-wrap-style:square" from="29047,18059" to="40309,25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" strokeweight=".5pt">
                  <v:stroke endarrowwidth="wide" endarrowlength="long"/>
                </v:line>
                <v:line id="Line 70" o:spid="_x0000_s1085" style="position:absolute;flip:x;visibility:visible;mso-wrap-style:square" from="17146,29721" to="22862,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" strokeweight=".5pt">
                  <v:stroke endarrowwidth="wide" endarrowlength="long"/>
                </v:line>
                <v:line id="Line 71" o:spid="_x0000_s1086" style="position:absolute;flip:y;visibility:visible;mso-wrap-style:square" from="13714,12572" to="17146,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" strokeweight=".5pt">
                  <v:stroke endarrowwidth="wide" endarrowlength="long"/>
                </v:line>
                <v:line id="Line 72" o:spid="_x0000_s1087" style="position:absolute;flip:y;visibility:visible;mso-wrap-style:square" from="13714,21717" to="16005,22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" strokeweight=".5pt">
                  <v:stroke endarrowwidth="wide" endarrowlength="long"/>
                </v:line>
                <v:oval id="Oval 73" o:spid="_x0000_s1088" style="position:absolute;left:35637;top:6183;width:3433;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" fillcolor="yellow" strokeweight="1pt">
                  <v:stroke endarrowwidth="wide" endarrowlength="long"/>
                </v:oval>
                <v:oval id="Oval 74" o:spid="_x0000_s1089" style="position:absolute;left:18741;top:26285;width:2121;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" fillcolor="yellow" strokeweight="1pt">
                  <v:stroke endarrowwidth="wide" endarrowlength="long"/>
                  <v:textbox>
                    <w:txbxContent>
                      <w:p w14:paraId="4291B261" w14:textId="77777777" w:rsidR="00827926" w:rsidRPr="00056DC4" w:rsidRDefault="00827926" w:rsidP="00827926">
                        <w:pPr>
                          <w:spacing w:after="0"/>
                          <w:rPr>
                            <w:sz w:val="16"/>
                            <w:szCs w:val="16"/>
                          </w:rPr>
                        </w:pPr>
                      </w:p>
                    </w:txbxContent>
                  </v:textbox>
                </v:oval>
                <v:shape id="Freeform 75" o:spid="_x0000_s1090" href="#_Software_Requirements_Capture" style="position:absolute;left:16313;top:9808;width:2501;height:7316;visibility:visible;mso-wrap-style:square;v-text-anchor:top" coordsize="394,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" o:button="t" path="m394,c351,61,198,247,139,368,80,489,65,597,42,728,19,859,9,1064,,1152e" filled="f" strokecolor="#36f" strokeweight="6.25pt">
                  <v:fill o:detectmouseclick="t"/>
                  <v:stroke endarrow="block" endarrowlength="short"/>
                  <v:path arrowok="t" o:connecttype="custom" o:connectlocs="250161,0;88255,233694;26667,462308;0,731564" o:connectangles="0,0,0,0"/>
                </v:shape>
                <v:oval id="Oval 76" o:spid="_x0000_s1091" style="position:absolute;left:17146;top:8004;width:3425;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" fillcolor="yellow" strokeweight="1pt">
                  <v:stroke endarrowwidth="wide" endarrowlength="long"/>
                  <v:textbox>
                    <w:txbxContent>
                      <w:p w14:paraId="290A785A" w14:textId="77777777" w:rsidR="00827926" w:rsidRPr="00093E77" w:rsidRDefault="00827926" w:rsidP="00827926">
                        <w:pPr>
                          <w:spacing w:after="0"/>
                          <w:rPr>
                            <w:sz w:val="16"/>
                            <w:szCs w:val="16"/>
                          </w:rPr>
                        </w:pPr>
                      </w:p>
                    </w:txbxContent>
                  </v:textbox>
                </v:oval>
                <v:shape id="Text Box 77" o:spid="_x0000_s1092" type="#_x0000_t202" style="position:absolute;left:25145;top:12572;width:3433;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" filled="f" stroked="f" strokeweight=".5pt">
                  <v:stroke endarrowwidth="wide" endarrowlength="long"/>
                  <v:textbox>
                    <w:txbxContent>
                      <w:p w14:paraId="54B4B891" w14:textId="77777777" w:rsidR="00827926" w:rsidRPr="00093E77" w:rsidRDefault="00827926" w:rsidP="00827926">
                        <w:pPr>
                          <w:rPr>
                            <w:sz w:val="18"/>
                            <w:szCs w:val="18"/>
                          </w:rPr>
                        </w:pPr>
                      </w:p>
                    </w:txbxContent>
                  </v:textbox>
                </v:shape>
                <v:shape id="Text Box 78" o:spid="_x0000_s1093" type="#_x0000_t202" style="position:absolute;left:17146;top:8340;width:3708;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" filled="f" stroked="f" strokeweight=".5pt">
                  <v:stroke endarrowwidth="wide" endarrowlength="long"/>
                  <v:textbox>
                    <w:txbxContent>
                      <w:p w14:paraId="4F3F4BCC" w14:textId="77777777" w:rsidR="00827926" w:rsidRPr="00056DC4" w:rsidRDefault="00827926" w:rsidP="00827926">
                        <w:pPr>
                          <w:spacing w:after="0"/>
                          <w:rPr>
                            <w:b/>
                            <w:szCs w:val="22"/>
                          </w:rPr>
                        </w:pPr>
                        <w:ins w:id="256" w:author="Jacob, Susan" w:date="2017-12-19T08:47:00Z">
                          <w:r>
                            <w:rPr>
                              <w:b/>
                              <w:szCs w:val="22"/>
                            </w:rPr>
                            <w:t>1</w:t>
                          </w:r>
                        </w:ins>
                        <w:del w:id="257" w:author="Jacob, Susan" w:date="2017-12-19T08:47:00Z">
                          <w:r w:rsidRPr="00056DC4" w:rsidDel="00A231E9">
                            <w:rPr>
                              <w:b/>
                              <w:szCs w:val="22"/>
                            </w:rPr>
                            <w:delText>S1</w:delText>
                          </w:r>
                        </w:del>
                      </w:p>
                    </w:txbxContent>
                  </v:textbox>
                </v:shape>
                <v:shape id="Text Box 79" o:spid="_x0000_s1094" type="#_x0000_t202" style="position:absolute;left:14386;top:17559;width:3441;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" filled="f" stroked="f" strokeweight=".5pt">
                  <v:stroke endarrowwidth="wide" endarrowlength="long"/>
                  <v:textbox>
                    <w:txbxContent>
                      <w:p w14:paraId="52E74996" w14:textId="77777777" w:rsidR="00827926" w:rsidRPr="00056DC4" w:rsidRDefault="00827926" w:rsidP="00827926">
                        <w:pPr>
                          <w:rPr>
                            <w:b/>
                            <w:szCs w:val="22"/>
                          </w:rPr>
                        </w:pPr>
                        <w:ins w:id="258" w:author="Jacob, Susan" w:date="2017-12-19T08:47:00Z">
                          <w:r>
                            <w:rPr>
                              <w:b/>
                              <w:szCs w:val="22"/>
                            </w:rPr>
                            <w:t>2</w:t>
                          </w:r>
                        </w:ins>
                        <w:del w:id="259" w:author="Jacob, Susan" w:date="2017-12-19T08:47:00Z">
                          <w:r w:rsidRPr="00056DC4" w:rsidDel="00A231E9">
                            <w:rPr>
                              <w:b/>
                              <w:szCs w:val="22"/>
                            </w:rPr>
                            <w:delText>S2</w:delText>
                          </w:r>
                        </w:del>
                      </w:p>
                    </w:txbxContent>
                  </v:textbox>
                </v:shape>
                <v:shape id="Text Box 80" o:spid="_x0000_s1095" type="#_x0000_t202" style="position:absolute;left:35370;top:6782;width:4566;height:2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" filled="f" stroked="f" strokeweight=".5pt">
                  <v:stroke endarrowwidth="wide" endarrowlength="long"/>
                  <v:textbox>
                    <w:txbxContent>
                      <w:p w14:paraId="08AA381A" w14:textId="77777777" w:rsidR="00827926" w:rsidRPr="00056DC4" w:rsidRDefault="00827926" w:rsidP="00827926">
                        <w:pPr>
                          <w:spacing w:after="0"/>
                          <w:rPr>
                            <w:b/>
                            <w:szCs w:val="22"/>
                          </w:rPr>
                        </w:pPr>
                        <w:ins w:id="260" w:author="Jacob, Susan" w:date="2017-12-19T08:47:00Z">
                          <w:r>
                            <w:rPr>
                              <w:b/>
                              <w:szCs w:val="22"/>
                            </w:rPr>
                            <w:t>5</w:t>
                          </w:r>
                        </w:ins>
                        <w:del w:id="261" w:author="Jacob, Susan" w:date="2017-12-19T08:47:00Z">
                          <w:r w:rsidDel="00A231E9">
                            <w:rPr>
                              <w:b/>
                              <w:szCs w:val="22"/>
                            </w:rPr>
                            <w:delText>E-1</w:delText>
                          </w:r>
                        </w:del>
                      </w:p>
                    </w:txbxContent>
                  </v:textbox>
                </v:shape>
                <v:line id="Line 81" o:spid="_x0000_s1096" href="#Beta_baseline_description" style="position:absolute;visibility:visible;mso-wrap-style:square" from="39426,20372" to="46947,22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" o:button="t" strokecolor="red" strokeweight="1pt">
                  <v:stroke endarrowwidth="wide" endarrowlength="long"/>
                </v:line>
                <v:line id="Line 82" o:spid="_x0000_s1097" style="position:absolute;flip:y;visibility:visible;mso-wrap-style:square" from="33613,13638" to="40916,14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" strokeweight=".5pt">
                  <v:stroke endarrowwidth="wide" endarrowlength="long"/>
                </v:line>
                <v:oval id="Oval 83" o:spid="_x0000_s1098" style="position:absolute;left:29727;top:28991;width:3417;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" fillcolor="yellow" strokeweight="1pt">
                  <v:stroke endarrowwidth="wide" endarrowlength="long"/>
                  <v:textbox>
                    <w:txbxContent>
                      <w:p w14:paraId="272A2664" w14:textId="77777777" w:rsidR="00827926" w:rsidRDefault="00827926" w:rsidP="00827926"/>
                    </w:txbxContent>
                  </v:textbox>
                </v:oval>
                <v:shape id="Text Box 84" o:spid="_x0000_s1099" type="#_x0000_t202" style="position:absolute;left:29679;top:29508;width:3432;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" filled="f" stroked="f" strokeweight=".5pt">
                  <v:stroke endarrowwidth="wide" endarrowlength="long"/>
                  <v:textbox>
                    <w:txbxContent>
                      <w:p w14:paraId="4CE36542" w14:textId="77777777" w:rsidR="00827926" w:rsidRPr="00056DC4" w:rsidRDefault="00827926" w:rsidP="00827926">
                        <w:pPr>
                          <w:rPr>
                            <w:b/>
                            <w:szCs w:val="22"/>
                          </w:rPr>
                        </w:pPr>
                        <w:ins w:id="262" w:author="Jacob, Susan" w:date="2017-12-19T08:47:00Z">
                          <w:r>
                            <w:rPr>
                              <w:b/>
                              <w:szCs w:val="22"/>
                            </w:rPr>
                            <w:t>3</w:t>
                          </w:r>
                        </w:ins>
                        <w:del w:id="263" w:author="Jacob, Susan" w:date="2017-12-19T08:47:00Z">
                          <w:r w:rsidRPr="00056DC4" w:rsidDel="00A231E9">
                            <w:rPr>
                              <w:b/>
                              <w:szCs w:val="22"/>
                            </w:rPr>
                            <w:delText>S3</w:delText>
                          </w:r>
                        </w:del>
                      </w:p>
                    </w:txbxContent>
                  </v:textbox>
                </v:shape>
                <v:oval id="Oval 85" o:spid="_x0000_s1100" style="position:absolute;left:40697;top:20905;width:3141;height:3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" fillcolor="yellow" strokeweight="1pt">
                  <v:stroke endarrowwidth="wide" endarrowlength="long"/>
                  <v:textbox>
                    <w:txbxContent>
                      <w:p w14:paraId="70FC328A" w14:textId="77777777" w:rsidR="00827926" w:rsidRPr="00056DC4" w:rsidRDefault="00827926" w:rsidP="00827926">
                        <w:pPr>
                          <w:spacing w:after="0"/>
                          <w:rPr>
                            <w:sz w:val="16"/>
                            <w:szCs w:val="16"/>
                          </w:rPr>
                        </w:pPr>
                      </w:p>
                    </w:txbxContent>
                  </v:textbox>
                </v:oval>
                <v:shape id="Text Box 86" o:spid="_x0000_s1101" type="#_x0000_t202" style="position:absolute;left:40122;top:21413;width:4567;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" filled="f" stroked="f" strokeweight=".5pt">
                  <v:stroke endarrowwidth="wide" endarrowlength="long"/>
                  <v:textbox>
                    <w:txbxContent>
                      <w:p w14:paraId="287C4AFF" w14:textId="77777777" w:rsidR="00827926" w:rsidRPr="00056DC4" w:rsidRDefault="00827926" w:rsidP="00827926">
                        <w:pPr>
                          <w:rPr>
                            <w:b/>
                            <w:szCs w:val="22"/>
                          </w:rPr>
                        </w:pPr>
                        <w:ins w:id="264" w:author="Jacob, Susan" w:date="2017-12-19T08:47:00Z">
                          <w:r>
                            <w:rPr>
                              <w:b/>
                              <w:szCs w:val="22"/>
                            </w:rPr>
                            <w:t>4</w:t>
                          </w:r>
                        </w:ins>
                        <w:del w:id="265" w:author="Jacob, Susan" w:date="2017-12-19T08:47:00Z">
                          <w:r w:rsidRPr="00056DC4" w:rsidDel="00A231E9">
                            <w:rPr>
                              <w:b/>
                              <w:szCs w:val="22"/>
                            </w:rPr>
                            <w:delText>E-2</w:delText>
                          </w:r>
                        </w:del>
                      </w:p>
                    </w:txbxContent>
                  </v:textbox>
                </v:shape>
                <v:shape id="Text Box 87" o:spid="_x0000_s1102" type="#_x0000_t202" style="position:absolute;left:46559;top:22463;width:9140;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" filled="f" stroked="f" strokeweight=".5pt">
                  <v:stroke endarrowwidth="wide" endarrowlength="long"/>
                  <v:textbox>
                    <w:txbxContent>
                      <w:p w14:paraId="4E0B6021"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"Beta_baseline_description"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Beta rele</w:t>
                        </w:r>
                        <w:r w:rsidRPr="008E78CC">
                          <w:rPr>
                            <w:rStyle w:val="Hyperlink"/>
                            <w:rFonts w:eastAsiaTheme="majorEastAsia"/>
                            <w:b/>
                            <w:color w:val="FF0000"/>
                            <w:sz w:val="16"/>
                            <w:szCs w:val="16"/>
                          </w:rPr>
                          <w:t>a</w:t>
                        </w:r>
                        <w:r w:rsidRPr="008E78CC">
                          <w:rPr>
                            <w:rStyle w:val="Hyperlink"/>
                            <w:rFonts w:eastAsiaTheme="majorEastAsia"/>
                            <w:b/>
                            <w:color w:val="FF0000"/>
                            <w:sz w:val="16"/>
                            <w:szCs w:val="16"/>
                          </w:rPr>
                          <w:t>se</w:t>
                        </w:r>
                        <w:r w:rsidRPr="008E78CC">
                          <w:rPr>
                            <w:b/>
                            <w:color w:val="FF0000"/>
                            <w:sz w:val="16"/>
                            <w:szCs w:val="16"/>
                          </w:rPr>
                          <w:fldChar w:fldCharType="end"/>
                        </w:r>
                      </w:p>
                    </w:txbxContent>
                  </v:textbox>
                </v:shape>
                <v:shape id="Text Box 88" o:spid="_x0000_s1103" type="#_x0000_t202" style="position:absolute;left:28578;top:25653;width:913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" filled="f" stroked="f" strokeweight=".5pt">
                  <v:stroke endarrowwidth="wide" endarrowlength="long"/>
                  <v:textbox>
                    <w:txbxContent>
                      <w:p w14:paraId="613A99B2"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Alpha release</w:t>
                          </w:r>
                        </w:hyperlink>
                      </w:p>
                    </w:txbxContent>
                  </v:textbox>
                </v:shape>
                <v:shape id="Text Box 89" o:spid="_x0000_s1104" type="#_x0000_t202" style="position:absolute;left:40058;top:7504;width:12573;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" filled="f" stroked="f" strokeweight=".5pt">
                  <v:stroke endarrowwidth="wide" endarrowlength="long"/>
                  <v:textbox>
                    <w:txbxContent>
                      <w:p w14:paraId="192B8075"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"Prodn_baseline_description"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Production release</w:t>
                        </w:r>
                        <w:r w:rsidRPr="008E78CC">
                          <w:rPr>
                            <w:b/>
                            <w:color w:val="FF0000"/>
                            <w:sz w:val="16"/>
                            <w:szCs w:val="16"/>
                          </w:rPr>
                          <w:fldChar w:fldCharType="end"/>
                        </w:r>
                      </w:p>
                    </w:txbxContent>
                  </v:textbox>
                </v:shape>
                <v:line id="Line 90" o:spid="_x0000_s1105" href="#Prodn_baseline_description" style="position:absolute;flip:x y;visibility:visible;mso-wrap-style:square" from="36795,4190" to="40446,7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" o:button="t" strokecolor="red" strokeweight="1pt">
                  <v:stroke endarrowwidth="wide" endarrowlength="long"/>
                </v:line>
                <v:line id="Line 91" o:spid="_x0000_s1106" href="#alpha_baseline_description" style="position:absolute;visibility:visible;mso-wrap-style:square" from="33792,27802" to="35144,3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" o:button="t" strokecolor="red" strokeweight="1pt">
                  <v:stroke endarrowwidth="wide" endarrowlength="long"/>
                </v:line>
                <v:line id="Line 92" o:spid="_x0000_s1107" style="position:absolute;flip:x;visibility:visible;mso-wrap-style:square" from="48801,7028" to="52056,18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" strokeweight=".5pt">
                  <v:stroke endarrowwidth="wide" endarrowlength="long"/>
                </v:line>
                <w10:anchorlock/>
              </v:group>
            </w:pict>
          </mc:Fallback>
        </mc:AlternateContent>
      </w:r>
    </w:p>
    <w:p w14:paraId="2D2DA484" w14:textId="77777777" w:rsidR="00827926" w:rsidRDefault="00827926" w:rsidP="00827926">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 </w:t>
      </w:r>
      <w:smartTag w:uri="urn:schemas-microsoft-com:office:smarttags" w:element="stockticker">
        <w:r>
          <w:t>PCP</w:t>
        </w:r>
      </w:smartTag>
      <w:r>
        <w:t xml:space="preserve"> Stage Gates to Software Process Mapping</w:t>
      </w:r>
    </w:p>
    <w:p w14:paraId="4B0D1DD1" w14:textId="77777777" w:rsidR="00827926" w:rsidRDefault="00827926" w:rsidP="00827926">
      <w:r>
        <w:t>(Click on each arrow to go to the description of each phase. They are hyperlinks to the relevant sections in the document.).</w:t>
      </w:r>
    </w:p>
    <w:p w14:paraId="513DA7CD" w14:textId="77777777" w:rsidR="00827926" w:rsidRDefault="00827926" w:rsidP="00827926">
      <w:pPr>
        <w:pStyle w:val="Heading3"/>
      </w:pPr>
      <w:bookmarkStart w:id="266" w:name="_Toc354554898"/>
      <w:bookmarkStart w:id="267" w:name="_Toc354555056"/>
      <w:bookmarkStart w:id="268" w:name="_Toc499638907"/>
      <w:r>
        <w:t>Project and Design Reviews</w:t>
      </w:r>
      <w:bookmarkEnd w:id="266"/>
      <w:bookmarkEnd w:id="267"/>
      <w:bookmarkEnd w:id="268"/>
    </w:p>
    <w:p w14:paraId="455B4B40" w14:textId="77777777" w:rsidR="00827926" w:rsidRDefault="00827926" w:rsidP="00827926">
      <w:r>
        <w:t>If the overall project manager has identified that software development constitutes a risk</w:t>
      </w:r>
      <w:r w:rsidRPr="008A3D40">
        <w:t xml:space="preserve"> </w:t>
      </w:r>
      <w:r>
        <w:t xml:space="preserve">for the project, software peer reviews will occur for the project.  Details of these software peer reviews are given in reference </w:t>
      </w:r>
      <w:hyperlink w:anchor="Ref_5_1_8" w:history="1">
        <w:r w:rsidRPr="00B712D5">
          <w:rPr>
            <w:rStyle w:val="Hyperlink"/>
            <w:rFonts w:eastAsiaTheme="majorEastAsia"/>
          </w:rPr>
          <w:t>5.</w:t>
        </w:r>
        <w:r w:rsidRPr="00B712D5">
          <w:rPr>
            <w:rStyle w:val="Hyperlink"/>
            <w:rFonts w:eastAsiaTheme="majorEastAsia"/>
          </w:rPr>
          <w:t>1</w:t>
        </w:r>
        <w:r w:rsidRPr="00B712D5">
          <w:rPr>
            <w:rStyle w:val="Hyperlink"/>
            <w:rFonts w:eastAsiaTheme="majorEastAsia"/>
          </w:rPr>
          <w:t>.9</w:t>
        </w:r>
      </w:hyperlink>
      <w:r>
        <w:t>.</w:t>
      </w:r>
      <w:r w:rsidRPr="00C95CA9">
        <w:t xml:space="preserve"> </w:t>
      </w:r>
      <w:r>
        <w:t xml:space="preserve"> At each of the </w:t>
      </w:r>
      <w:smartTag w:uri="urn:schemas-microsoft-com:office:smarttags" w:element="stockticker">
        <w:r>
          <w:t>PCP</w:t>
        </w:r>
      </w:smartTag>
      <w:r>
        <w:t xml:space="preserve"> stage gates, larger software projects require system design reviews to be </w:t>
      </w:r>
      <w:proofErr w:type="gramStart"/>
      <w:r>
        <w:t>held</w:t>
      </w:r>
      <w:proofErr w:type="gramEnd"/>
      <w:r>
        <w:t xml:space="preserve"> and details of these peer reviews are to be provided for each one.</w:t>
      </w:r>
    </w:p>
    <w:p w14:paraId="5A629FAE" w14:textId="77777777" w:rsidR="00827926" w:rsidRDefault="00827926" w:rsidP="00827926">
      <w:r>
        <w:lastRenderedPageBreak/>
        <w:t>On projects without software peer reviews, or projects that have proceeded to a subsequent iteration, at least the following reviews must occur during each iteration:</w:t>
      </w:r>
    </w:p>
    <w:p w14:paraId="1494B05A" w14:textId="77777777" w:rsidR="00827926" w:rsidRDefault="00827926" w:rsidP="00827926">
      <w:pPr>
        <w:numPr>
          <w:ilvl w:val="0"/>
          <w:numId w:val="33"/>
        </w:numPr>
        <w:spacing w:after="0"/>
        <w:jc w:val="both"/>
      </w:pPr>
      <w:hyperlink w:anchor="Software_Reqts_Review_template" w:history="1">
        <w:r w:rsidRPr="00332A5F">
          <w:rPr>
            <w:rStyle w:val="Hyperlink"/>
            <w:rFonts w:eastAsiaTheme="majorEastAsia"/>
          </w:rPr>
          <w:t>Software Req</w:t>
        </w:r>
        <w:r w:rsidRPr="00332A5F">
          <w:rPr>
            <w:rStyle w:val="Hyperlink"/>
            <w:rFonts w:eastAsiaTheme="majorEastAsia"/>
          </w:rPr>
          <w:t>u</w:t>
        </w:r>
        <w:r w:rsidRPr="00332A5F">
          <w:rPr>
            <w:rStyle w:val="Hyperlink"/>
            <w:rFonts w:eastAsiaTheme="majorEastAsia"/>
          </w:rPr>
          <w:t>iremen</w:t>
        </w:r>
        <w:r w:rsidRPr="00332A5F">
          <w:rPr>
            <w:rStyle w:val="Hyperlink"/>
            <w:rFonts w:eastAsiaTheme="majorEastAsia"/>
          </w:rPr>
          <w:t>t</w:t>
        </w:r>
        <w:r w:rsidRPr="00332A5F">
          <w:rPr>
            <w:rStyle w:val="Hyperlink"/>
            <w:rFonts w:eastAsiaTheme="majorEastAsia"/>
          </w:rPr>
          <w:t>s</w:t>
        </w:r>
        <w:r w:rsidRPr="00332A5F">
          <w:rPr>
            <w:rStyle w:val="Hyperlink"/>
            <w:rFonts w:eastAsiaTheme="majorEastAsia"/>
          </w:rPr>
          <w:t xml:space="preserve"> Review</w:t>
        </w:r>
      </w:hyperlink>
      <w:r>
        <w:t xml:space="preserve"> </w:t>
      </w:r>
      <w:r>
        <w:tab/>
      </w:r>
      <w:ins w:id="269" w:author="Roberts, Brian" w:date="2018-01-03T11:36:00Z">
        <w:r>
          <w:t>(</w:t>
        </w:r>
      </w:ins>
      <w:del w:id="270" w:author="Jacob, Susan" w:date="2018-01-03T11:17:00Z">
        <w:r w:rsidDel="00605087">
          <w:delText xml:space="preserve">(S2  </w:delText>
        </w:r>
      </w:del>
      <w:r>
        <w:t>Stage Gate</w:t>
      </w:r>
      <w:ins w:id="271" w:author="Jacob, Susan" w:date="2018-01-03T11:17:00Z">
        <w:r>
          <w:t xml:space="preserve"> 3 - Requirements</w:t>
        </w:r>
      </w:ins>
      <w:r>
        <w:t xml:space="preserve">) </w:t>
      </w:r>
    </w:p>
    <w:p w14:paraId="273E33E1" w14:textId="77777777" w:rsidR="00827926" w:rsidRDefault="00827926" w:rsidP="00827926">
      <w:pPr>
        <w:numPr>
          <w:ilvl w:val="0"/>
          <w:numId w:val="33"/>
        </w:numPr>
        <w:spacing w:after="0"/>
        <w:jc w:val="both"/>
      </w:pPr>
      <w:hyperlink w:anchor="Software_Design_Review_template" w:history="1">
        <w:r w:rsidRPr="00332A5F">
          <w:rPr>
            <w:rStyle w:val="Hyperlink"/>
            <w:rFonts w:eastAsiaTheme="majorEastAsia"/>
          </w:rPr>
          <w:t>Software Design Review</w:t>
        </w:r>
      </w:hyperlink>
      <w:r>
        <w:t xml:space="preserve"> </w:t>
      </w:r>
      <w:r>
        <w:tab/>
      </w:r>
      <w:r>
        <w:tab/>
        <w:t>(</w:t>
      </w:r>
      <w:del w:id="272" w:author="Jacob, Susan" w:date="2018-01-03T11:18:00Z">
        <w:r w:rsidDel="00605087">
          <w:delText>S3</w:delText>
        </w:r>
      </w:del>
      <w:del w:id="273" w:author="Jacob, Susan" w:date="2018-01-03T11:17:00Z">
        <w:r w:rsidDel="00605087">
          <w:delText xml:space="preserve"> </w:delText>
        </w:r>
      </w:del>
      <w:r>
        <w:t>Stage Gate</w:t>
      </w:r>
      <w:ins w:id="274" w:author="Jacob, Susan" w:date="2018-01-03T11:18:00Z">
        <w:r>
          <w:t xml:space="preserve"> 3 - Design</w:t>
        </w:r>
      </w:ins>
      <w:r>
        <w:t>)</w:t>
      </w:r>
    </w:p>
    <w:p w14:paraId="185907A5" w14:textId="77777777" w:rsidR="00827926" w:rsidRDefault="00827926" w:rsidP="00827926">
      <w:pPr>
        <w:numPr>
          <w:ilvl w:val="0"/>
          <w:numId w:val="33"/>
        </w:numPr>
        <w:jc w:val="both"/>
      </w:pPr>
      <w:hyperlink w:anchor="Software_Verification_Review_template" w:history="1">
        <w:r w:rsidRPr="00332A5F">
          <w:rPr>
            <w:rStyle w:val="Hyperlink"/>
            <w:rFonts w:eastAsiaTheme="majorEastAsia"/>
          </w:rPr>
          <w:t>Software Verification Review</w:t>
        </w:r>
      </w:hyperlink>
      <w:r>
        <w:t xml:space="preserve"> </w:t>
      </w:r>
      <w:r>
        <w:tab/>
        <w:t>(</w:t>
      </w:r>
      <w:del w:id="275" w:author="Jacob, Susan" w:date="2018-01-03T11:18:00Z">
        <w:r w:rsidDel="00605087">
          <w:delText xml:space="preserve">E-2  and/or E-1 </w:delText>
        </w:r>
      </w:del>
      <w:r>
        <w:t>Stage Gate</w:t>
      </w:r>
      <w:ins w:id="276" w:author="Jacob, Susan" w:date="2018-01-03T11:18:00Z">
        <w:r>
          <w:t xml:space="preserve"> </w:t>
        </w:r>
      </w:ins>
      <w:ins w:id="277" w:author="Jacob, Susan" w:date="2018-01-03T11:19:00Z">
        <w:r>
          <w:t>4 and/or 5</w:t>
        </w:r>
      </w:ins>
      <w:r>
        <w:t>*</w:t>
      </w:r>
      <w:ins w:id="278" w:author="Jacob, Susan" w:date="2018-01-03T11:18:00Z">
        <w:r>
          <w:t xml:space="preserve"> - Pre beta and/or Launch</w:t>
        </w:r>
      </w:ins>
      <w:r>
        <w:t>)</w:t>
      </w:r>
    </w:p>
    <w:p w14:paraId="2A8714AB" w14:textId="1F539C7A" w:rsidR="00827926" w:rsidRDefault="00827926" w:rsidP="00827926">
      <w:pPr>
        <w:pStyle w:val="Caption"/>
        <w:jc w:val="center"/>
      </w:pPr>
      <w:r>
        <w:rPr>
          <w:noProof/>
        </w:rPr>
        <mc:AlternateContent>
          <mc:Choice Requires="wpc">
            <w:drawing>
              <wp:inline distT="0" distB="0" distL="0" distR="0" wp14:anchorId="16C23378" wp14:editId="05BF84BB">
                <wp:extent cx="5600700" cy="3429000"/>
                <wp:effectExtent l="20955" t="18415" r="7620" b="10160"/>
                <wp:docPr id="2074782080"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923382053" name="Text Box 4"/>
                        <wps:cNvSpPr txBox="1">
                          <a:spLocks noChangeArrowheads="1"/>
                        </wps:cNvSpPr>
                        <wps:spPr bwMode="auto">
                          <a:xfrm>
                            <a:off x="877589" y="2454675"/>
                            <a:ext cx="602330" cy="2074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5579E2B"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Design</w:t>
                              </w:r>
                            </w:p>
                          </w:txbxContent>
                        </wps:txbx>
                        <wps:bodyPr rot="0" vert="horz" wrap="square" lIns="91440" tIns="45720" rIns="91440" bIns="45720" anchor="t" anchorCtr="0" upright="1">
                          <a:noAutofit/>
                        </wps:bodyPr>
                      </wps:wsp>
                      <wps:wsp>
                        <wps:cNvPr id="43979544" name="Freeform 5">
                          <a:hlinkClick r:id="rId13"/>
                        </wps:cNvPr>
                        <wps:cNvSpPr>
                          <a:spLocks/>
                        </wps:cNvSpPr>
                        <wps:spPr bwMode="auto">
                          <a:xfrm>
                            <a:off x="1943001" y="434674"/>
                            <a:ext cx="1828850" cy="365782"/>
                          </a:xfrm>
                          <a:custGeom>
                            <a:avLst/>
                            <a:gdLst>
                              <a:gd name="T0" fmla="*/ 2927 w 2927"/>
                              <a:gd name="T1" fmla="*/ 617 h 647"/>
                              <a:gd name="T2" fmla="*/ 2669 w 2927"/>
                              <a:gd name="T3" fmla="*/ 364 h 647"/>
                              <a:gd name="T4" fmla="*/ 2111 w 2927"/>
                              <a:gd name="T5" fmla="*/ 73 h 647"/>
                              <a:gd name="T6" fmla="*/ 1476 w 2927"/>
                              <a:gd name="T7" fmla="*/ 9 h 647"/>
                              <a:gd name="T8" fmla="*/ 809 w 2927"/>
                              <a:gd name="T9" fmla="*/ 126 h 647"/>
                              <a:gd name="T10" fmla="*/ 330 w 2927"/>
                              <a:gd name="T11" fmla="*/ 406 h 647"/>
                              <a:gd name="T12" fmla="*/ 0 w 2927"/>
                              <a:gd name="T13" fmla="*/ 647 h 647"/>
                            </a:gdLst>
                            <a:ahLst/>
                            <a:cxnLst>
                              <a:cxn ang="0">
                                <a:pos x="T0" y="T1"/>
                              </a:cxn>
                              <a:cxn ang="0">
                                <a:pos x="T2" y="T3"/>
                              </a:cxn>
                              <a:cxn ang="0">
                                <a:pos x="T4" y="T5"/>
                              </a:cxn>
                              <a:cxn ang="0">
                                <a:pos x="T6" y="T7"/>
                              </a:cxn>
                              <a:cxn ang="0">
                                <a:pos x="T8" y="T9"/>
                              </a:cxn>
                              <a:cxn ang="0">
                                <a:pos x="T10" y="T11"/>
                              </a:cxn>
                              <a:cxn ang="0">
                                <a:pos x="T12" y="T13"/>
                              </a:cxn>
                            </a:cxnLst>
                            <a:rect l="0" t="0" r="r" b="b"/>
                            <a:pathLst>
                              <a:path w="2927" h="647">
                                <a:moveTo>
                                  <a:pt x="2927" y="617"/>
                                </a:moveTo>
                                <a:cubicBezTo>
                                  <a:pt x="2884" y="574"/>
                                  <a:pt x="2805" y="455"/>
                                  <a:pt x="2669" y="364"/>
                                </a:cubicBezTo>
                                <a:cubicBezTo>
                                  <a:pt x="2533" y="273"/>
                                  <a:pt x="2310" y="132"/>
                                  <a:pt x="2111" y="73"/>
                                </a:cubicBezTo>
                                <a:cubicBezTo>
                                  <a:pt x="1912" y="14"/>
                                  <a:pt x="1693" y="0"/>
                                  <a:pt x="1476" y="9"/>
                                </a:cubicBezTo>
                                <a:cubicBezTo>
                                  <a:pt x="1259" y="18"/>
                                  <a:pt x="1000" y="60"/>
                                  <a:pt x="809" y="126"/>
                                </a:cubicBezTo>
                                <a:cubicBezTo>
                                  <a:pt x="618" y="192"/>
                                  <a:pt x="465" y="319"/>
                                  <a:pt x="330" y="406"/>
                                </a:cubicBezTo>
                                <a:cubicBezTo>
                                  <a:pt x="195" y="493"/>
                                  <a:pt x="69" y="597"/>
                                  <a:pt x="0" y="647"/>
                                </a:cubicBezTo>
                              </a:path>
                            </a:pathLst>
                          </a:custGeom>
                          <a:noFill/>
                          <a:ln w="79375">
                            <a:solidFill>
                              <a:srgbClr val="800080"/>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140495" name="Freeform 6">
                          <a:hlinkClick r:id="rId14"/>
                        </wps:cNvPr>
                        <wps:cNvSpPr>
                          <a:spLocks/>
                        </wps:cNvSpPr>
                        <wps:spPr bwMode="auto">
                          <a:xfrm>
                            <a:off x="801488" y="462558"/>
                            <a:ext cx="990121" cy="341998"/>
                          </a:xfrm>
                          <a:custGeom>
                            <a:avLst/>
                            <a:gdLst>
                              <a:gd name="T0" fmla="*/ 0 w 1559"/>
                              <a:gd name="T1" fmla="*/ 0 h 539"/>
                              <a:gd name="T2" fmla="*/ 484 w 1559"/>
                              <a:gd name="T3" fmla="*/ 40 h 539"/>
                              <a:gd name="T4" fmla="*/ 954 w 1559"/>
                              <a:gd name="T5" fmla="*/ 131 h 539"/>
                              <a:gd name="T6" fmla="*/ 1240 w 1559"/>
                              <a:gd name="T7" fmla="*/ 267 h 539"/>
                              <a:gd name="T8" fmla="*/ 1559 w 1559"/>
                              <a:gd name="T9" fmla="*/ 539 h 539"/>
                            </a:gdLst>
                            <a:ahLst/>
                            <a:cxnLst>
                              <a:cxn ang="0">
                                <a:pos x="T0" y="T1"/>
                              </a:cxn>
                              <a:cxn ang="0">
                                <a:pos x="T2" y="T3"/>
                              </a:cxn>
                              <a:cxn ang="0">
                                <a:pos x="T4" y="T5"/>
                              </a:cxn>
                              <a:cxn ang="0">
                                <a:pos x="T6" y="T7"/>
                              </a:cxn>
                              <a:cxn ang="0">
                                <a:pos x="T8" y="T9"/>
                              </a:cxn>
                            </a:cxnLst>
                            <a:rect l="0" t="0" r="r" b="b"/>
                            <a:pathLst>
                              <a:path w="1559" h="539">
                                <a:moveTo>
                                  <a:pt x="0" y="0"/>
                                </a:moveTo>
                                <a:cubicBezTo>
                                  <a:pt x="78" y="6"/>
                                  <a:pt x="325" y="18"/>
                                  <a:pt x="484" y="40"/>
                                </a:cubicBezTo>
                                <a:cubicBezTo>
                                  <a:pt x="642" y="61"/>
                                  <a:pt x="828" y="93"/>
                                  <a:pt x="954" y="131"/>
                                </a:cubicBezTo>
                                <a:cubicBezTo>
                                  <a:pt x="1081" y="170"/>
                                  <a:pt x="1139" y="199"/>
                                  <a:pt x="1240" y="267"/>
                                </a:cubicBezTo>
                                <a:cubicBezTo>
                                  <a:pt x="1341" y="335"/>
                                  <a:pt x="1493" y="482"/>
                                  <a:pt x="1559" y="539"/>
                                </a:cubicBezTo>
                              </a:path>
                            </a:pathLst>
                          </a:custGeom>
                          <a:noFill/>
                          <a:ln w="79375">
                            <a:solidFill>
                              <a:srgbClr val="993366"/>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9570587" name="Freeform 7">
                          <a:hlinkClick r:id="rId15"/>
                        </wps:cNvPr>
                        <wps:cNvSpPr>
                          <a:spLocks/>
                        </wps:cNvSpPr>
                        <wps:spPr bwMode="auto">
                          <a:xfrm>
                            <a:off x="1618358" y="1894520"/>
                            <a:ext cx="283354" cy="774211"/>
                          </a:xfrm>
                          <a:custGeom>
                            <a:avLst/>
                            <a:gdLst>
                              <a:gd name="T0" fmla="*/ 0 w 447"/>
                              <a:gd name="T1" fmla="*/ 0 h 1220"/>
                              <a:gd name="T2" fmla="*/ 62 w 447"/>
                              <a:gd name="T3" fmla="*/ 455 h 1220"/>
                              <a:gd name="T4" fmla="*/ 222 w 447"/>
                              <a:gd name="T5" fmla="*/ 868 h 1220"/>
                              <a:gd name="T6" fmla="*/ 447 w 447"/>
                              <a:gd name="T7" fmla="*/ 1220 h 1220"/>
                            </a:gdLst>
                            <a:ahLst/>
                            <a:cxnLst>
                              <a:cxn ang="0">
                                <a:pos x="T0" y="T1"/>
                              </a:cxn>
                              <a:cxn ang="0">
                                <a:pos x="T2" y="T3"/>
                              </a:cxn>
                              <a:cxn ang="0">
                                <a:pos x="T4" y="T5"/>
                              </a:cxn>
                              <a:cxn ang="0">
                                <a:pos x="T6" y="T7"/>
                              </a:cxn>
                            </a:cxnLst>
                            <a:rect l="0" t="0" r="r" b="b"/>
                            <a:pathLst>
                              <a:path w="447" h="1220">
                                <a:moveTo>
                                  <a:pt x="0" y="0"/>
                                </a:moveTo>
                                <a:cubicBezTo>
                                  <a:pt x="9" y="76"/>
                                  <a:pt x="25" y="310"/>
                                  <a:pt x="62" y="455"/>
                                </a:cubicBezTo>
                                <a:cubicBezTo>
                                  <a:pt x="99" y="600"/>
                                  <a:pt x="158" y="741"/>
                                  <a:pt x="222" y="868"/>
                                </a:cubicBezTo>
                                <a:cubicBezTo>
                                  <a:pt x="286" y="995"/>
                                  <a:pt x="400" y="1147"/>
                                  <a:pt x="447" y="122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2513067" name="Freeform 8">
                          <a:hlinkClick r:id="rId16"/>
                        </wps:cNvPr>
                        <wps:cNvSpPr>
                          <a:spLocks/>
                        </wps:cNvSpPr>
                        <wps:spPr bwMode="auto">
                          <a:xfrm>
                            <a:off x="1975384" y="2807335"/>
                            <a:ext cx="996598" cy="278847"/>
                          </a:xfrm>
                          <a:custGeom>
                            <a:avLst/>
                            <a:gdLst>
                              <a:gd name="T0" fmla="*/ 0 w 1390"/>
                              <a:gd name="T1" fmla="*/ 0 h 448"/>
                              <a:gd name="T2" fmla="*/ 434 w 1390"/>
                              <a:gd name="T3" fmla="*/ 223 h 448"/>
                              <a:gd name="T4" fmla="*/ 869 w 1390"/>
                              <a:gd name="T5" fmla="*/ 381 h 448"/>
                              <a:gd name="T6" fmla="*/ 1390 w 1390"/>
                              <a:gd name="T7" fmla="*/ 448 h 448"/>
                            </a:gdLst>
                            <a:ahLst/>
                            <a:cxnLst>
                              <a:cxn ang="0">
                                <a:pos x="T0" y="T1"/>
                              </a:cxn>
                              <a:cxn ang="0">
                                <a:pos x="T2" y="T3"/>
                              </a:cxn>
                              <a:cxn ang="0">
                                <a:pos x="T4" y="T5"/>
                              </a:cxn>
                              <a:cxn ang="0">
                                <a:pos x="T6" y="T7"/>
                              </a:cxn>
                            </a:cxnLst>
                            <a:rect l="0" t="0" r="r" b="b"/>
                            <a:pathLst>
                              <a:path w="1390" h="448">
                                <a:moveTo>
                                  <a:pt x="0" y="0"/>
                                </a:moveTo>
                                <a:cubicBezTo>
                                  <a:pt x="72" y="37"/>
                                  <a:pt x="289" y="160"/>
                                  <a:pt x="434" y="223"/>
                                </a:cubicBezTo>
                                <a:cubicBezTo>
                                  <a:pt x="579" y="286"/>
                                  <a:pt x="710" y="343"/>
                                  <a:pt x="869" y="381"/>
                                </a:cubicBezTo>
                                <a:cubicBezTo>
                                  <a:pt x="1028" y="419"/>
                                  <a:pt x="1282" y="434"/>
                                  <a:pt x="1390" y="448"/>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161025" name="Text Box 9"/>
                        <wps:cNvSpPr txBox="1">
                          <a:spLocks noChangeArrowheads="1"/>
                        </wps:cNvSpPr>
                        <wps:spPr bwMode="auto">
                          <a:xfrm>
                            <a:off x="0" y="1143273"/>
                            <a:ext cx="1441059" cy="3616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58DC12E" w14:textId="77777777" w:rsidR="00827926" w:rsidRPr="00676BB9" w:rsidRDefault="00827926" w:rsidP="00827926">
                              <w:pPr>
                                <w:autoSpaceDE w:val="0"/>
                                <w:autoSpaceDN w:val="0"/>
                                <w:adjustRightInd w:val="0"/>
                                <w:spacing w:after="0" w:line="287" w:lineRule="auto"/>
                                <w:jc w:val="center"/>
                                <w:rPr>
                                  <w:rFonts w:eastAsia="MS Mincho" w:cs="Arial"/>
                                  <w:color w:val="000000"/>
                                  <w:sz w:val="16"/>
                                  <w:szCs w:val="16"/>
                                  <w:lang w:eastAsia="ja-JP"/>
                                </w:rPr>
                              </w:pPr>
                              <w:r w:rsidRPr="00676BB9">
                                <w:rPr>
                                  <w:rFonts w:eastAsia="MS Mincho" w:cs="Arial"/>
                                  <w:color w:val="000000"/>
                                  <w:sz w:val="16"/>
                                  <w:szCs w:val="16"/>
                                  <w:lang w:eastAsia="ja-JP"/>
                                </w:rPr>
                                <w:t>Requirements Capture &amp; Analysis</w:t>
                              </w:r>
                            </w:p>
                          </w:txbxContent>
                        </wps:txbx>
                        <wps:bodyPr rot="0" vert="horz" wrap="square" lIns="91440" tIns="45720" rIns="91440" bIns="45720" anchor="t" anchorCtr="0" upright="1">
                          <a:noAutofit/>
                        </wps:bodyPr>
                      </wps:wsp>
                      <wps:wsp>
                        <wps:cNvPr id="721399856" name="Text Box 10"/>
                        <wps:cNvSpPr txBox="1">
                          <a:spLocks noChangeArrowheads="1"/>
                        </wps:cNvSpPr>
                        <wps:spPr bwMode="auto">
                          <a:xfrm>
                            <a:off x="945594" y="3131290"/>
                            <a:ext cx="1166610" cy="231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31D587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Implementation</w:t>
                              </w:r>
                            </w:p>
                          </w:txbxContent>
                        </wps:txbx>
                        <wps:bodyPr rot="0" vert="horz" wrap="square" lIns="91440" tIns="45720" rIns="91440" bIns="45720" anchor="t" anchorCtr="0" upright="1">
                          <a:noAutofit/>
                        </wps:bodyPr>
                      </wps:wsp>
                      <wps:wsp>
                        <wps:cNvPr id="776925629" name="Text Box 11"/>
                        <wps:cNvSpPr txBox="1">
                          <a:spLocks noChangeArrowheads="1"/>
                        </wps:cNvSpPr>
                        <wps:spPr bwMode="auto">
                          <a:xfrm>
                            <a:off x="681669" y="38547"/>
                            <a:ext cx="929402" cy="2411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76C98C27"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Definition</w:t>
                              </w:r>
                            </w:p>
                          </w:txbxContent>
                        </wps:txbx>
                        <wps:bodyPr rot="0" vert="horz" wrap="square" lIns="91440" tIns="45720" rIns="91440" bIns="45720" anchor="t" anchorCtr="0" upright="1">
                          <a:noAutofit/>
                        </wps:bodyPr>
                      </wps:wsp>
                      <wps:wsp>
                        <wps:cNvPr id="1995733501" name="Freeform 12">
                          <a:hlinkClick r:id="rId17"/>
                        </wps:cNvPr>
                        <wps:cNvSpPr>
                          <a:spLocks/>
                        </wps:cNvSpPr>
                        <wps:spPr bwMode="auto">
                          <a:xfrm>
                            <a:off x="3086133" y="914455"/>
                            <a:ext cx="1135036" cy="2171727"/>
                          </a:xfrm>
                          <a:custGeom>
                            <a:avLst/>
                            <a:gdLst>
                              <a:gd name="T0" fmla="*/ 0 w 1787"/>
                              <a:gd name="T1" fmla="*/ 3463 h 3463"/>
                              <a:gd name="T2" fmla="*/ 613 w 1787"/>
                              <a:gd name="T3" fmla="*/ 3323 h 3463"/>
                              <a:gd name="T4" fmla="*/ 1270 w 1787"/>
                              <a:gd name="T5" fmla="*/ 2910 h 3463"/>
                              <a:gd name="T6" fmla="*/ 1662 w 1787"/>
                              <a:gd name="T7" fmla="*/ 2296 h 3463"/>
                              <a:gd name="T8" fmla="*/ 1768 w 1787"/>
                              <a:gd name="T9" fmla="*/ 1460 h 3463"/>
                              <a:gd name="T10" fmla="*/ 1545 w 1787"/>
                              <a:gd name="T11" fmla="*/ 539 h 3463"/>
                              <a:gd name="T12" fmla="*/ 1192 w 1787"/>
                              <a:gd name="T13" fmla="*/ 0 h 3463"/>
                            </a:gdLst>
                            <a:ahLst/>
                            <a:cxnLst>
                              <a:cxn ang="0">
                                <a:pos x="T0" y="T1"/>
                              </a:cxn>
                              <a:cxn ang="0">
                                <a:pos x="T2" y="T3"/>
                              </a:cxn>
                              <a:cxn ang="0">
                                <a:pos x="T4" y="T5"/>
                              </a:cxn>
                              <a:cxn ang="0">
                                <a:pos x="T6" y="T7"/>
                              </a:cxn>
                              <a:cxn ang="0">
                                <a:pos x="T8" y="T9"/>
                              </a:cxn>
                              <a:cxn ang="0">
                                <a:pos x="T10" y="T11"/>
                              </a:cxn>
                              <a:cxn ang="0">
                                <a:pos x="T12" y="T13"/>
                              </a:cxn>
                            </a:cxnLst>
                            <a:rect l="0" t="0" r="r" b="b"/>
                            <a:pathLst>
                              <a:path w="1787" h="3463">
                                <a:moveTo>
                                  <a:pt x="0" y="3463"/>
                                </a:moveTo>
                                <a:cubicBezTo>
                                  <a:pt x="102" y="3440"/>
                                  <a:pt x="401" y="3415"/>
                                  <a:pt x="613" y="3323"/>
                                </a:cubicBezTo>
                                <a:cubicBezTo>
                                  <a:pt x="825" y="3231"/>
                                  <a:pt x="1095" y="3081"/>
                                  <a:pt x="1270" y="2910"/>
                                </a:cubicBezTo>
                                <a:cubicBezTo>
                                  <a:pt x="1445" y="2739"/>
                                  <a:pt x="1579" y="2538"/>
                                  <a:pt x="1662" y="2296"/>
                                </a:cubicBezTo>
                                <a:cubicBezTo>
                                  <a:pt x="1745" y="2054"/>
                                  <a:pt x="1787" y="1753"/>
                                  <a:pt x="1768" y="1460"/>
                                </a:cubicBezTo>
                                <a:cubicBezTo>
                                  <a:pt x="1749" y="1167"/>
                                  <a:pt x="1641" y="782"/>
                                  <a:pt x="1545" y="539"/>
                                </a:cubicBezTo>
                                <a:cubicBezTo>
                                  <a:pt x="1449" y="296"/>
                                  <a:pt x="1266" y="112"/>
                                  <a:pt x="119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379295" name="Freeform 13">
                          <a:hlinkClick r:id="rId18"/>
                        </wps:cNvPr>
                        <wps:cNvSpPr>
                          <a:spLocks/>
                        </wps:cNvSpPr>
                        <wps:spPr bwMode="auto">
                          <a:xfrm>
                            <a:off x="3791280" y="148445"/>
                            <a:ext cx="73105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456879" name="Text Box 14"/>
                        <wps:cNvSpPr txBox="1">
                          <a:spLocks noChangeArrowheads="1"/>
                        </wps:cNvSpPr>
                        <wps:spPr bwMode="auto">
                          <a:xfrm>
                            <a:off x="2063629" y="45108"/>
                            <a:ext cx="804726" cy="2329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139D6B6"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Evaluation</w:t>
                              </w:r>
                            </w:p>
                          </w:txbxContent>
                        </wps:txbx>
                        <wps:bodyPr rot="0" vert="horz" wrap="square" lIns="91440" tIns="45720" rIns="91440" bIns="45720" anchor="t" anchorCtr="0" upright="1">
                          <a:noAutofit/>
                        </wps:bodyPr>
                      </wps:wsp>
                      <wps:wsp>
                        <wps:cNvPr id="1447063404" name="Line 15"/>
                        <wps:cNvCnPr>
                          <a:cxnSpLocks noChangeShapeType="1"/>
                        </wps:cNvCnPr>
                        <wps:spPr bwMode="auto">
                          <a:xfrm>
                            <a:off x="2628718" y="228819"/>
                            <a:ext cx="457415"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1881304" name="Line 16"/>
                        <wps:cNvCnPr>
                          <a:cxnSpLocks noChangeShapeType="1"/>
                        </wps:cNvCnPr>
                        <wps:spPr bwMode="auto">
                          <a:xfrm>
                            <a:off x="1143132" y="228819"/>
                            <a:ext cx="114151"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6963921" name="Line 17"/>
                        <wps:cNvCnPr>
                          <a:cxnSpLocks noChangeShapeType="1"/>
                        </wps:cNvCnPr>
                        <wps:spPr bwMode="auto">
                          <a:xfrm flipH="1" flipV="1">
                            <a:off x="4091636" y="352660"/>
                            <a:ext cx="783677" cy="152546"/>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617143" name="Line 18"/>
                        <wps:cNvCnPr>
                          <a:cxnSpLocks noChangeShapeType="1"/>
                        </wps:cNvCnPr>
                        <wps:spPr bwMode="auto">
                          <a:xfrm flipV="1">
                            <a:off x="3347629" y="1248251"/>
                            <a:ext cx="695432" cy="373163"/>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6105688" name="Line 19"/>
                        <wps:cNvCnPr>
                          <a:cxnSpLocks noChangeShapeType="1"/>
                        </wps:cNvCnPr>
                        <wps:spPr bwMode="auto">
                          <a:xfrm flipH="1">
                            <a:off x="1714698" y="2972183"/>
                            <a:ext cx="571566"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0332211" name="Line 20"/>
                        <wps:cNvCnPr>
                          <a:cxnSpLocks noChangeShapeType="1"/>
                        </wps:cNvCnPr>
                        <wps:spPr bwMode="auto">
                          <a:xfrm flipV="1">
                            <a:off x="1326908" y="1257273"/>
                            <a:ext cx="387791" cy="17223"/>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43351796" name="Line 21"/>
                        <wps:cNvCnPr>
                          <a:cxnSpLocks noChangeShapeType="1"/>
                        </wps:cNvCnPr>
                        <wps:spPr bwMode="auto">
                          <a:xfrm flipV="1">
                            <a:off x="1475061" y="2358719"/>
                            <a:ext cx="229112"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830429" name="Oval 22">
                          <a:hlinkClick r:id="rId25"/>
                        </wps:cNvPr>
                        <wps:cNvSpPr>
                          <a:spLocks noChangeArrowheads="1"/>
                        </wps:cNvSpPr>
                        <wps:spPr bwMode="auto">
                          <a:xfrm>
                            <a:off x="3563787" y="618385"/>
                            <a:ext cx="343263" cy="348559"/>
                          </a:xfrm>
                          <a:prstGeom prst="ellipse">
                            <a:avLst/>
                          </a:prstGeom>
                          <a:solidFill>
                            <a:srgbClr val="FF00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48271546" name="Oval 23"/>
                        <wps:cNvSpPr>
                          <a:spLocks noChangeArrowheads="1"/>
                        </wps:cNvSpPr>
                        <wps:spPr bwMode="auto">
                          <a:xfrm>
                            <a:off x="1828850" y="2628545"/>
                            <a:ext cx="245304" cy="218157"/>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53025B" w14:textId="77777777" w:rsidR="00827926" w:rsidRPr="00056DC4" w:rsidRDefault="00827926" w:rsidP="00827926">
                              <w:pPr>
                                <w:spacing w:after="0"/>
                                <w:rPr>
                                  <w:sz w:val="16"/>
                                  <w:szCs w:val="16"/>
                                </w:rPr>
                              </w:pPr>
                            </w:p>
                          </w:txbxContent>
                        </wps:txbx>
                        <wps:bodyPr rot="0" vert="horz" wrap="square" lIns="91440" tIns="45720" rIns="91440" bIns="45720" anchor="t" anchorCtr="0" upright="1">
                          <a:noAutofit/>
                        </wps:bodyPr>
                      </wps:wsp>
                      <wps:wsp>
                        <wps:cNvPr id="577786878" name="Freeform 24">
                          <a:hlinkClick r:id="rId22"/>
                        </wps:cNvPr>
                        <wps:cNvSpPr>
                          <a:spLocks/>
                        </wps:cNvSpPr>
                        <wps:spPr bwMode="auto">
                          <a:xfrm>
                            <a:off x="1631311" y="980886"/>
                            <a:ext cx="250161" cy="731564"/>
                          </a:xfrm>
                          <a:custGeom>
                            <a:avLst/>
                            <a:gdLst>
                              <a:gd name="T0" fmla="*/ 394 w 394"/>
                              <a:gd name="T1" fmla="*/ 0 h 1152"/>
                              <a:gd name="T2" fmla="*/ 139 w 394"/>
                              <a:gd name="T3" fmla="*/ 368 h 1152"/>
                              <a:gd name="T4" fmla="*/ 42 w 394"/>
                              <a:gd name="T5" fmla="*/ 728 h 1152"/>
                              <a:gd name="T6" fmla="*/ 0 w 394"/>
                              <a:gd name="T7" fmla="*/ 1152 h 1152"/>
                            </a:gdLst>
                            <a:ahLst/>
                            <a:cxnLst>
                              <a:cxn ang="0">
                                <a:pos x="T0" y="T1"/>
                              </a:cxn>
                              <a:cxn ang="0">
                                <a:pos x="T2" y="T3"/>
                              </a:cxn>
                              <a:cxn ang="0">
                                <a:pos x="T4" y="T5"/>
                              </a:cxn>
                              <a:cxn ang="0">
                                <a:pos x="T6" y="T7"/>
                              </a:cxn>
                            </a:cxnLst>
                            <a:rect l="0" t="0" r="r" b="b"/>
                            <a:pathLst>
                              <a:path w="394" h="1152">
                                <a:moveTo>
                                  <a:pt x="394" y="0"/>
                                </a:moveTo>
                                <a:cubicBezTo>
                                  <a:pt x="351" y="61"/>
                                  <a:pt x="198" y="247"/>
                                  <a:pt x="139" y="368"/>
                                </a:cubicBezTo>
                                <a:cubicBezTo>
                                  <a:pt x="80" y="489"/>
                                  <a:pt x="65" y="597"/>
                                  <a:pt x="42" y="728"/>
                                </a:cubicBezTo>
                                <a:cubicBezTo>
                                  <a:pt x="19" y="859"/>
                                  <a:pt x="9" y="1064"/>
                                  <a:pt x="0" y="1152"/>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504997" name="Oval 25"/>
                        <wps:cNvSpPr>
                          <a:spLocks noChangeArrowheads="1"/>
                        </wps:cNvSpPr>
                        <wps:spPr bwMode="auto">
                          <a:xfrm>
                            <a:off x="1779465" y="788153"/>
                            <a:ext cx="220207" cy="213236"/>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B98F3B" w14:textId="77777777" w:rsidR="00827926" w:rsidRPr="00093E77" w:rsidRDefault="00827926" w:rsidP="00827926">
                              <w:pPr>
                                <w:spacing w:after="0"/>
                                <w:rPr>
                                  <w:sz w:val="16"/>
                                  <w:szCs w:val="16"/>
                                </w:rPr>
                              </w:pPr>
                            </w:p>
                          </w:txbxContent>
                        </wps:txbx>
                        <wps:bodyPr rot="0" vert="horz" wrap="square" lIns="91440" tIns="45720" rIns="91440" bIns="45720" anchor="t" anchorCtr="0" upright="1">
                          <a:noAutofit/>
                        </wps:bodyPr>
                      </wps:wsp>
                      <wps:wsp>
                        <wps:cNvPr id="1511500840" name="Text Box 26"/>
                        <wps:cNvSpPr txBox="1">
                          <a:spLocks noChangeArrowheads="1"/>
                        </wps:cNvSpPr>
                        <wps:spPr bwMode="auto">
                          <a:xfrm>
                            <a:off x="2514567" y="1257273"/>
                            <a:ext cx="343263" cy="2288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757DA5E3" w14:textId="77777777" w:rsidR="00827926" w:rsidRPr="00093E77" w:rsidRDefault="00827926" w:rsidP="00827926">
                              <w:pPr>
                                <w:rPr>
                                  <w:sz w:val="18"/>
                                  <w:szCs w:val="18"/>
                                </w:rPr>
                              </w:pPr>
                            </w:p>
                          </w:txbxContent>
                        </wps:txbx>
                        <wps:bodyPr rot="0" vert="horz" wrap="square" lIns="91440" tIns="45720" rIns="91440" bIns="45720" anchor="t" anchorCtr="0" upright="1">
                          <a:noAutofit/>
                        </wps:bodyPr>
                      </wps:wsp>
                      <wps:wsp>
                        <wps:cNvPr id="881399484" name="Text Box 27"/>
                        <wps:cNvSpPr txBox="1">
                          <a:spLocks noChangeArrowheads="1"/>
                        </wps:cNvSpPr>
                        <wps:spPr bwMode="auto">
                          <a:xfrm>
                            <a:off x="3537071" y="678255"/>
                            <a:ext cx="456605" cy="2238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wps:wsp>
                        <wps:cNvPr id="1452702157" name="Line 28"/>
                        <wps:cNvCnPr>
                          <a:cxnSpLocks noChangeShapeType="1"/>
                        </wps:cNvCnPr>
                        <wps:spPr bwMode="auto">
                          <a:xfrm flipH="1">
                            <a:off x="1132608" y="1888779"/>
                            <a:ext cx="370789" cy="36906"/>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1828627" name="Text Box 29">
                          <a:hlinkClick r:id="rId26"/>
                        </wps:cNvPr>
                        <wps:cNvSpPr txBox="1">
                          <a:spLocks noChangeArrowheads="1"/>
                        </wps:cNvSpPr>
                        <wps:spPr bwMode="auto">
                          <a:xfrm>
                            <a:off x="0" y="1649299"/>
                            <a:ext cx="1221662" cy="5363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2A0DA6D" w14:textId="77777777" w:rsidR="00827926" w:rsidRPr="00676BB9" w:rsidRDefault="00827926" w:rsidP="00827926">
                              <w:pPr>
                                <w:spacing w:after="0"/>
                                <w:jc w:val="center"/>
                                <w:rPr>
                                  <w:rFonts w:eastAsia="MS Mincho"/>
                                </w:rPr>
                              </w:pPr>
                              <w:r>
                                <w:t>Software Requirements Review</w:t>
                              </w:r>
                            </w:p>
                          </w:txbxContent>
                        </wps:txbx>
                        <wps:bodyPr rot="0" vert="horz" wrap="square" lIns="91440" tIns="45720" rIns="91440" bIns="45720" anchor="t" anchorCtr="0" upright="1">
                          <a:noAutofit/>
                        </wps:bodyPr>
                      </wps:wsp>
                      <wps:wsp>
                        <wps:cNvPr id="556601136" name="Text Box 30">
                          <a:hlinkClick r:id="rId27"/>
                        </wps:cNvPr>
                        <wps:cNvSpPr txBox="1">
                          <a:spLocks noChangeArrowheads="1"/>
                        </wps:cNvSpPr>
                        <wps:spPr bwMode="auto">
                          <a:xfrm>
                            <a:off x="3894098" y="2883608"/>
                            <a:ext cx="1183611" cy="4141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D1203D9" w14:textId="77777777" w:rsidR="00827926" w:rsidRPr="00676BB9" w:rsidRDefault="00827926" w:rsidP="00827926">
                              <w:pPr>
                                <w:spacing w:after="0"/>
                                <w:jc w:val="center"/>
                                <w:rPr>
                                  <w:rFonts w:eastAsia="MS Mincho"/>
                                </w:rPr>
                              </w:pPr>
                              <w:r>
                                <w:t>Software Design Review</w:t>
                              </w:r>
                            </w:p>
                          </w:txbxContent>
                        </wps:txbx>
                        <wps:bodyPr rot="0" vert="horz" wrap="square" lIns="91440" tIns="45720" rIns="91440" bIns="45720" anchor="t" anchorCtr="0" upright="1">
                          <a:noAutofit/>
                        </wps:bodyPr>
                      </wps:wsp>
                      <wps:wsp>
                        <wps:cNvPr id="463838844" name="Line 31"/>
                        <wps:cNvCnPr>
                          <a:cxnSpLocks noChangeShapeType="1"/>
                        </wps:cNvCnPr>
                        <wps:spPr bwMode="auto">
                          <a:xfrm>
                            <a:off x="3275576" y="3157534"/>
                            <a:ext cx="728625" cy="16403"/>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4560653" name="Oval 32">
                          <a:hlinkClick r:id="rId26"/>
                        </wps:cNvPr>
                        <wps:cNvSpPr>
                          <a:spLocks noChangeArrowheads="1"/>
                        </wps:cNvSpPr>
                        <wps:spPr bwMode="auto">
                          <a:xfrm>
                            <a:off x="1468585" y="1678824"/>
                            <a:ext cx="344073" cy="348559"/>
                          </a:xfrm>
                          <a:prstGeom prst="ellipse">
                            <a:avLst/>
                          </a:prstGeom>
                          <a:solidFill>
                            <a:srgbClr val="FF00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32927879" name="Oval 33">
                          <a:hlinkClick r:id="rId27"/>
                        </wps:cNvPr>
                        <wps:cNvSpPr>
                          <a:spLocks noChangeArrowheads="1"/>
                        </wps:cNvSpPr>
                        <wps:spPr bwMode="auto">
                          <a:xfrm>
                            <a:off x="2953361" y="2906572"/>
                            <a:ext cx="345692" cy="348559"/>
                          </a:xfrm>
                          <a:prstGeom prst="ellipse">
                            <a:avLst/>
                          </a:prstGeom>
                          <a:solidFill>
                            <a:srgbClr val="FF00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36305627" name="Oval 34">
                          <a:hlinkClick r:id="rId25"/>
                        </wps:cNvPr>
                        <wps:cNvSpPr>
                          <a:spLocks noChangeArrowheads="1"/>
                        </wps:cNvSpPr>
                        <wps:spPr bwMode="auto">
                          <a:xfrm>
                            <a:off x="3996105" y="2105296"/>
                            <a:ext cx="343263" cy="348559"/>
                          </a:xfrm>
                          <a:prstGeom prst="ellipse">
                            <a:avLst/>
                          </a:prstGeom>
                          <a:solidFill>
                            <a:srgbClr val="FF00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57592671" name="Line 35"/>
                        <wps:cNvCnPr>
                          <a:cxnSpLocks noChangeShapeType="1"/>
                        </wps:cNvCnPr>
                        <wps:spPr bwMode="auto">
                          <a:xfrm flipH="1">
                            <a:off x="4290794" y="1493473"/>
                            <a:ext cx="366741" cy="742226"/>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4401841" name="Line 36"/>
                        <wps:cNvCnPr>
                          <a:cxnSpLocks noChangeShapeType="1"/>
                        </wps:cNvCnPr>
                        <wps:spPr bwMode="auto">
                          <a:xfrm>
                            <a:off x="3307149" y="1888779"/>
                            <a:ext cx="609617" cy="771751"/>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949214" name="Text Box 37"/>
                        <wps:cNvSpPr txBox="1">
                          <a:spLocks noChangeArrowheads="1"/>
                        </wps:cNvSpPr>
                        <wps:spPr bwMode="auto">
                          <a:xfrm>
                            <a:off x="4595197" y="2482560"/>
                            <a:ext cx="914020" cy="23045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29ADD09"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"Beta_baseline_description"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Beta</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w:t>
                              </w:r>
                              <w:r w:rsidRPr="008E78CC">
                                <w:rPr>
                                  <w:rStyle w:val="Hyperlink"/>
                                  <w:rFonts w:eastAsiaTheme="majorEastAsia"/>
                                  <w:b/>
                                  <w:color w:val="FF0000"/>
                                  <w:sz w:val="16"/>
                                  <w:szCs w:val="16"/>
                                </w:rPr>
                                <w:t>l</w:t>
                              </w:r>
                              <w:r w:rsidRPr="008E78CC">
                                <w:rPr>
                                  <w:rStyle w:val="Hyperlink"/>
                                  <w:rFonts w:eastAsiaTheme="majorEastAsia"/>
                                  <w:b/>
                                  <w:color w:val="FF0000"/>
                                  <w:sz w:val="16"/>
                                  <w:szCs w:val="16"/>
                                </w:rPr>
                                <w:t>e</w:t>
                              </w:r>
                              <w:r w:rsidRPr="008E78CC">
                                <w:rPr>
                                  <w:rStyle w:val="Hyperlink"/>
                                  <w:rFonts w:eastAsiaTheme="majorEastAsia"/>
                                  <w:b/>
                                  <w:color w:val="FF0000"/>
                                  <w:sz w:val="16"/>
                                  <w:szCs w:val="16"/>
                                </w:rPr>
                                <w:t>ase</w:t>
                              </w:r>
                              <w:r w:rsidRPr="008E78CC">
                                <w:rPr>
                                  <w:b/>
                                  <w:color w:val="FF0000"/>
                                  <w:sz w:val="16"/>
                                  <w:szCs w:val="16"/>
                                </w:rPr>
                                <w:fldChar w:fldCharType="end"/>
                              </w:r>
                            </w:p>
                          </w:txbxContent>
                        </wps:txbx>
                        <wps:bodyPr rot="0" vert="horz" wrap="square" lIns="91440" tIns="45720" rIns="91440" bIns="45720" anchor="t" anchorCtr="0" upright="1">
                          <a:noAutofit/>
                        </wps:bodyPr>
                      </wps:wsp>
                      <wps:wsp>
                        <wps:cNvPr id="985486678" name="Text Box 38"/>
                        <wps:cNvSpPr txBox="1">
                          <a:spLocks noChangeArrowheads="1"/>
                        </wps:cNvSpPr>
                        <wps:spPr bwMode="auto">
                          <a:xfrm>
                            <a:off x="2552617" y="1633716"/>
                            <a:ext cx="1026552" cy="3584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FC281E1" w14:textId="77777777" w:rsidR="00827926" w:rsidRPr="00676BB9" w:rsidRDefault="00827926" w:rsidP="00827926">
                              <w:pPr>
                                <w:autoSpaceDE w:val="0"/>
                                <w:autoSpaceDN w:val="0"/>
                                <w:adjustRightInd w:val="0"/>
                                <w:spacing w:after="0" w:line="287" w:lineRule="auto"/>
                                <w:jc w:val="center"/>
                                <w:rPr>
                                  <w:rFonts w:eastAsia="MS Mincho" w:cs="Arial"/>
                                  <w:color w:val="000000"/>
                                  <w:sz w:val="16"/>
                                  <w:szCs w:val="16"/>
                                  <w:lang w:eastAsia="ja-JP"/>
                                </w:rPr>
                              </w:pPr>
                              <w:r w:rsidRPr="00676BB9">
                                <w:rPr>
                                  <w:rFonts w:eastAsia="MS Mincho" w:cs="Arial"/>
                                  <w:color w:val="000000"/>
                                  <w:sz w:val="16"/>
                                  <w:szCs w:val="16"/>
                                  <w:lang w:eastAsia="ja-JP"/>
                                </w:rPr>
                                <w:t>Verification &amp; Testing</w:t>
                              </w:r>
                            </w:p>
                          </w:txbxContent>
                        </wps:txbx>
                        <wps:bodyPr rot="0" vert="horz" wrap="square" lIns="91440" tIns="45720" rIns="91440" bIns="45720" anchor="t" anchorCtr="0" upright="1">
                          <a:noAutofit/>
                        </wps:bodyPr>
                      </wps:wsp>
                      <wps:wsp>
                        <wps:cNvPr id="1913558517" name="Line 39">
                          <a:hlinkClick r:id="rId20"/>
                        </wps:cNvPr>
                        <wps:cNvCnPr>
                          <a:cxnSpLocks noChangeShapeType="1"/>
                        </wps:cNvCnPr>
                        <wps:spPr bwMode="auto">
                          <a:xfrm>
                            <a:off x="4050347" y="1928146"/>
                            <a:ext cx="659811" cy="492083"/>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9445311" name="Freeform 40">
                          <a:hlinkClick r:id="rId18"/>
                        </wps:cNvPr>
                        <wps:cNvSpPr>
                          <a:spLocks/>
                        </wps:cNvSpPr>
                        <wps:spPr bwMode="auto">
                          <a:xfrm rot="1600176">
                            <a:off x="4429232" y="1924866"/>
                            <a:ext cx="73024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07761" name="Text Box 41">
                          <a:hlinkClick r:id="rId25"/>
                        </wps:cNvPr>
                        <wps:cNvSpPr txBox="1">
                          <a:spLocks noChangeArrowheads="1"/>
                        </wps:cNvSpPr>
                        <wps:spPr bwMode="auto">
                          <a:xfrm>
                            <a:off x="4044680" y="1034195"/>
                            <a:ext cx="1183611" cy="5371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9015E0C" w14:textId="77777777" w:rsidR="00827926" w:rsidRPr="00676BB9" w:rsidRDefault="00827926" w:rsidP="00827926">
                              <w:pPr>
                                <w:spacing w:after="0"/>
                                <w:jc w:val="center"/>
                                <w:rPr>
                                  <w:rFonts w:eastAsia="MS Mincho"/>
                                </w:rPr>
                              </w:pPr>
                              <w:r>
                                <w:t>Software Verification Review</w:t>
                              </w:r>
                            </w:p>
                          </w:txbxContent>
                        </wps:txbx>
                        <wps:bodyPr rot="0" vert="horz" wrap="square" lIns="91440" tIns="45720" rIns="91440" bIns="45720" anchor="t" anchorCtr="0" upright="1">
                          <a:noAutofit/>
                        </wps:bodyPr>
                      </wps:wsp>
                      <wps:wsp>
                        <wps:cNvPr id="471644445" name="Line 42"/>
                        <wps:cNvCnPr>
                          <a:cxnSpLocks noChangeShapeType="1"/>
                        </wps:cNvCnPr>
                        <wps:spPr bwMode="auto">
                          <a:xfrm flipH="1" flipV="1">
                            <a:off x="3859285" y="802096"/>
                            <a:ext cx="620951" cy="202574"/>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8892470" name="Text Box 43"/>
                        <wps:cNvSpPr txBox="1">
                          <a:spLocks noChangeArrowheads="1"/>
                        </wps:cNvSpPr>
                        <wps:spPr bwMode="auto">
                          <a:xfrm>
                            <a:off x="4664821" y="479781"/>
                            <a:ext cx="935879" cy="267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0E5A4D2"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Deployment</w:t>
                              </w:r>
                            </w:p>
                          </w:txbxContent>
                        </wps:txbx>
                        <wps:bodyPr rot="0" vert="horz" wrap="square" lIns="91440" tIns="45720" rIns="91440" bIns="45720" anchor="t" anchorCtr="0" upright="1">
                          <a:noAutofit/>
                        </wps:bodyPr>
                      </wps:wsp>
                      <wps:wsp>
                        <wps:cNvPr id="513147989" name="Line 44"/>
                        <wps:cNvCnPr>
                          <a:cxnSpLocks noChangeShapeType="1"/>
                        </wps:cNvCnPr>
                        <wps:spPr bwMode="auto">
                          <a:xfrm flipH="1">
                            <a:off x="5131141" y="704499"/>
                            <a:ext cx="158678" cy="1313042"/>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9494790" name="Text Box 45"/>
                        <wps:cNvSpPr txBox="1">
                          <a:spLocks noChangeArrowheads="1"/>
                        </wps:cNvSpPr>
                        <wps:spPr bwMode="auto">
                          <a:xfrm>
                            <a:off x="2792254" y="2563754"/>
                            <a:ext cx="913210" cy="2288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B59F367"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Alpha release</w:t>
                                </w:r>
                              </w:hyperlink>
                            </w:p>
                          </w:txbxContent>
                        </wps:txbx>
                        <wps:bodyPr rot="0" vert="horz" wrap="square" lIns="91440" tIns="45720" rIns="91440" bIns="45720" anchor="t" anchorCtr="0" upright="1">
                          <a:noAutofit/>
                        </wps:bodyPr>
                      </wps:wsp>
                      <wps:wsp>
                        <wps:cNvPr id="519072438" name="Line 46">
                          <a:hlinkClick r:id="rId19"/>
                        </wps:cNvPr>
                        <wps:cNvCnPr>
                          <a:cxnSpLocks noChangeShapeType="1"/>
                        </wps:cNvCnPr>
                        <wps:spPr bwMode="auto">
                          <a:xfrm>
                            <a:off x="3313626" y="2778630"/>
                            <a:ext cx="134391" cy="512587"/>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1264901" name="Text Box 47"/>
                        <wps:cNvSpPr txBox="1">
                          <a:spLocks noChangeArrowheads="1"/>
                        </wps:cNvSpPr>
                        <wps:spPr bwMode="auto">
                          <a:xfrm>
                            <a:off x="3007603" y="92676"/>
                            <a:ext cx="1258093" cy="2296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F9FD1B1" w14:textId="77777777" w:rsidR="00827926" w:rsidRPr="008E78CC" w:rsidRDefault="00827926" w:rsidP="00827926">
                              <w:pPr>
                                <w:rPr>
                                  <w:b/>
                                  <w:color w:val="FF0000"/>
                                  <w:sz w:val="16"/>
                                  <w:szCs w:val="16"/>
                                </w:rPr>
                              </w:pPr>
                              <w:hyperlink w:anchor="Prodn_baseline_description" w:history="1">
                                <w:r w:rsidRPr="008E78CC">
                                  <w:rPr>
                                    <w:rStyle w:val="Hyperlink"/>
                                    <w:rFonts w:eastAsiaTheme="majorEastAsia"/>
                                    <w:b/>
                                    <w:color w:val="FF0000"/>
                                    <w:sz w:val="16"/>
                                    <w:szCs w:val="16"/>
                                  </w:rPr>
                                  <w:t>Pro</w:t>
                                </w:r>
                                <w:r w:rsidRPr="008E78CC">
                                  <w:rPr>
                                    <w:rStyle w:val="Hyperlink"/>
                                    <w:rFonts w:eastAsiaTheme="majorEastAsia"/>
                                    <w:b/>
                                    <w:color w:val="FF0000"/>
                                    <w:sz w:val="16"/>
                                    <w:szCs w:val="16"/>
                                  </w:rPr>
                                  <w:t>d</w:t>
                                </w:r>
                                <w:r w:rsidRPr="008E78CC">
                                  <w:rPr>
                                    <w:rStyle w:val="Hyperlink"/>
                                    <w:rFonts w:eastAsiaTheme="majorEastAsia"/>
                                    <w:b/>
                                    <w:color w:val="FF0000"/>
                                    <w:sz w:val="16"/>
                                    <w:szCs w:val="16"/>
                                  </w:rPr>
                                  <w:t>uc</w:t>
                                </w:r>
                                <w:r w:rsidRPr="008E78CC">
                                  <w:rPr>
                                    <w:rStyle w:val="Hyperlink"/>
                                    <w:rFonts w:eastAsiaTheme="majorEastAsia"/>
                                    <w:b/>
                                    <w:color w:val="FF0000"/>
                                    <w:sz w:val="16"/>
                                    <w:szCs w:val="16"/>
                                  </w:rPr>
                                  <w:t>t</w:t>
                                </w:r>
                                <w:r w:rsidRPr="008E78CC">
                                  <w:rPr>
                                    <w:rStyle w:val="Hyperlink"/>
                                    <w:rFonts w:eastAsiaTheme="majorEastAsia"/>
                                    <w:b/>
                                    <w:color w:val="FF0000"/>
                                    <w:sz w:val="16"/>
                                    <w:szCs w:val="16"/>
                                  </w:rPr>
                                  <w:t>i</w:t>
                                </w:r>
                                <w:r w:rsidRPr="008E78CC">
                                  <w:rPr>
                                    <w:rStyle w:val="Hyperlink"/>
                                    <w:rFonts w:eastAsiaTheme="majorEastAsia"/>
                                    <w:b/>
                                    <w:color w:val="FF0000"/>
                                    <w:sz w:val="16"/>
                                    <w:szCs w:val="16"/>
                                  </w:rPr>
                                  <w:t>o</w:t>
                                </w:r>
                                <w:r w:rsidRPr="008E78CC">
                                  <w:rPr>
                                    <w:rStyle w:val="Hyperlink"/>
                                    <w:rFonts w:eastAsiaTheme="majorEastAsia"/>
                                    <w:b/>
                                    <w:color w:val="FF0000"/>
                                    <w:sz w:val="16"/>
                                    <w:szCs w:val="16"/>
                                  </w:rPr>
                                  <w:t>n</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release</w:t>
                                </w:r>
                              </w:hyperlink>
                            </w:p>
                          </w:txbxContent>
                        </wps:txbx>
                        <wps:bodyPr rot="0" vert="horz" wrap="square" lIns="91440" tIns="45720" rIns="91440" bIns="45720" anchor="t" anchorCtr="0" upright="1">
                          <a:noAutofit/>
                        </wps:bodyPr>
                      </wps:wsp>
                      <wps:wsp>
                        <wps:cNvPr id="2081043238" name="Line 48">
                          <a:hlinkClick r:id="rId21"/>
                        </wps:cNvPr>
                        <wps:cNvCnPr>
                          <a:cxnSpLocks noChangeShapeType="1"/>
                        </wps:cNvCnPr>
                        <wps:spPr bwMode="auto">
                          <a:xfrm flipH="1" flipV="1">
                            <a:off x="3755659" y="302631"/>
                            <a:ext cx="365122" cy="306732"/>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16C23378" id="Canvas 3" o:spid="_x0000_s1108" editas="canvas" style="width:441pt;height:270pt;mso-position-horizontal-relative:char;mso-position-vertical-relative:line" coordsize="56007,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">
                <v:shape id="_x0000_s1109" type="#_x0000_t75" style="position:absolute;width:56007;height:34290;visibility:visible;mso-wrap-style:square" stroked="t">
                  <v:fill o:detectmouseclick="t"/>
                  <v:path o:connecttype="none"/>
                </v:shape>
                <v:shape id="Text Box 4" o:spid="_x0000_s1110" type="#_x0000_t202" style="position:absolute;left:8775;top:24546;width:6024;height:2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" filled="f" stroked="f" strokeweight="4.5pt">
                  <v:stroke endarrowwidth="wide" endarrowlength="long"/>
                  <v:textbox>
                    <w:txbxContent>
                      <w:p w14:paraId="55579E2B"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Design</w:t>
                        </w:r>
                      </w:p>
                    </w:txbxContent>
                  </v:textbox>
                </v:shape>
                <v:shape id="Freeform 5" o:spid="_x0000_s1111" href="#_Software_Evaluation" style="position:absolute;left:19430;top:4346;width:18288;height:3658;visibility:visible;mso-wrap-style:square;v-text-anchor:top" coordsize="2927,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" o:button="t" path="m2927,617c2884,574,2805,455,2669,364,2533,273,2310,132,2111,73,1912,14,1693,,1476,9,1259,18,1000,60,809,126,618,192,465,319,330,406,195,493,69,597,,647e" filled="f" strokecolor="purple" strokeweight="6.25pt">
                  <v:fill o:detectmouseclick="t"/>
                  <v:stroke endarrow="block" endarrowlength="short"/>
                  <v:path arrowok="t" o:connecttype="custom" o:connectlocs="1828850,348821;1667646,205788;1318996,41271;922235,5088;505480,71234;206191,229532;0,365782" o:connectangles="0,0,0,0,0,0,0"/>
                </v:shape>
                <v:shape id="Freeform 6" o:spid="_x0000_s1112" href="#_Software_Definition" style="position:absolute;left:8014;top:4625;width:9902;height:3420;visibility:visible;mso-wrap-style:square;v-text-anchor:top" coordsize="155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" o:button="t" path="m,c78,6,325,18,484,40v158,21,344,53,470,91c1081,170,1139,199,1240,267v101,68,253,215,319,272e" filled="f" strokecolor="#936" strokeweight="6.25pt">
                  <v:fill o:detectmouseclick="t"/>
                  <v:stroke endarrow="block" endarrowlength="short"/>
                  <v:path arrowok="t" o:connecttype="custom" o:connectlocs="0,0;307388,25380;605885,83120;787524,169413;990121,341998" o:connectangles="0,0,0,0,0"/>
                </v:shape>
                <v:shape id="Freeform 7" o:spid="_x0000_s1113" href="#_Software_Design" style="position:absolute;left:16183;top:18945;width:2834;height:7742;visibility:visible;mso-wrap-style:square;v-text-anchor:top" coordsize="447,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" o:button="t" path="m,c9,76,25,310,62,455v37,145,96,286,160,413c286,995,400,1147,447,1220e" filled="f" strokecolor="#36f" strokeweight="6.25pt">
                  <v:fill o:detectmouseclick="t"/>
                  <v:stroke endarrow="block" endarrowlength="short"/>
                  <v:path arrowok="t" o:connecttype="custom" o:connectlocs="0,0;39302,288743;140726,550832;283354,774211" o:connectangles="0,0,0,0"/>
                </v:shape>
                <v:shape id="Freeform 8" o:spid="_x0000_s1114" href="#_Software_Implementation" style="position:absolute;left:19753;top:28073;width:9966;height:2788;visibility:visible;mso-wrap-style:square;v-text-anchor:top" coordsize="139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" o:button="t" path="m,c72,37,289,160,434,223v145,63,276,120,435,158c1028,419,1282,434,1390,448e" filled="f" strokecolor="#36f" strokeweight="6.25pt">
                  <v:fill o:detectmouseclick="t"/>
                  <v:stroke endarrow="block" endarrowlength="short"/>
                  <v:path arrowok="t" o:connecttype="custom" o:connectlocs="0,0;311168,138801;623053,237144;996598,278847" o:connectangles="0,0,0,0"/>
                </v:shape>
                <v:shape id="Text Box 9" o:spid="_x0000_s1115" type="#_x0000_t202" style="position:absolute;top:11432;width:14410;height:3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" filled="f" stroked="f" strokeweight="4.5pt">
                  <v:stroke endarrowwidth="wide" endarrowlength="long"/>
                  <v:textbox>
                    <w:txbxContent>
                      <w:p w14:paraId="658DC12E" w14:textId="77777777" w:rsidR="00827926" w:rsidRPr="00676BB9" w:rsidRDefault="00827926" w:rsidP="00827926">
                        <w:pPr>
                          <w:autoSpaceDE w:val="0"/>
                          <w:autoSpaceDN w:val="0"/>
                          <w:adjustRightInd w:val="0"/>
                          <w:spacing w:after="0" w:line="287" w:lineRule="auto"/>
                          <w:jc w:val="center"/>
                          <w:rPr>
                            <w:rFonts w:eastAsia="MS Mincho" w:cs="Arial"/>
                            <w:color w:val="000000"/>
                            <w:sz w:val="16"/>
                            <w:szCs w:val="16"/>
                            <w:lang w:eastAsia="ja-JP"/>
                          </w:rPr>
                        </w:pPr>
                        <w:r w:rsidRPr="00676BB9">
                          <w:rPr>
                            <w:rFonts w:eastAsia="MS Mincho" w:cs="Arial"/>
                            <w:color w:val="000000"/>
                            <w:sz w:val="16"/>
                            <w:szCs w:val="16"/>
                            <w:lang w:eastAsia="ja-JP"/>
                          </w:rPr>
                          <w:t>Requirements Capture &amp; Analysis</w:t>
                        </w:r>
                      </w:p>
                    </w:txbxContent>
                  </v:textbox>
                </v:shape>
                <v:shape id="Text Box 10" o:spid="_x0000_s1116" type="#_x0000_t202" style="position:absolute;left:9455;top:31312;width:11667;height:2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" filled="f" stroked="f" strokeweight="4.5pt">
                  <v:stroke endarrowwidth="wide" endarrowlength="long"/>
                  <v:textbox>
                    <w:txbxContent>
                      <w:p w14:paraId="431D587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Implementation</w:t>
                        </w:r>
                      </w:p>
                    </w:txbxContent>
                  </v:textbox>
                </v:shape>
                <v:shape id="Text Box 11" o:spid="_x0000_s1117" type="#_x0000_t202" style="position:absolute;left:6816;top:385;width:9294;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" filled="f" stroked="f" strokeweight="4.5pt">
                  <v:stroke endarrowwidth="wide" endarrowlength="long"/>
                  <v:textbox>
                    <w:txbxContent>
                      <w:p w14:paraId="76C98C27"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Definition</w:t>
                        </w:r>
                      </w:p>
                    </w:txbxContent>
                  </v:textbox>
                </v:shape>
                <v:shape id="Freeform 12" o:spid="_x0000_s1118" href="#_Software_Verification_&amp;" style="position:absolute;left:30861;top:9144;width:11350;height:21717;visibility:visible;mso-wrap-style:square;v-text-anchor:top" coordsize="1787,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" o:button="t" path="m,3463v102,-23,401,-48,613,-140c825,3231,1095,3081,1270,2910v175,-171,309,-372,392,-614c1745,2054,1787,1753,1768,1460,1749,1167,1641,782,1545,539,1449,296,1266,112,1192,e" filled="f" strokecolor="#36f" strokeweight="6.25pt">
                  <v:fill o:detectmouseclick="t"/>
                  <v:stroke endarrow="block" endarrowlength="short"/>
                  <v:path arrowok="t" o:connecttype="custom" o:connectlocs="0,2171727;389355,2083930;806657,1824928;1055641,1439874;1122968,915600;981327,338019;757114,0" o:connectangles="0,0,0,0,0,0,0"/>
                </v:shape>
                <v:shape id="Freeform 13" o:spid="_x0000_s1119" href="#_Software_Deployment" style="position:absolute;left:37912;top:1484;width:7311;height:6217;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" o:button="t" path="m,979c58,886,169,570,361,407,553,244,987,85,1152,e" filled="f" strokecolor="#36f" strokeweight="6.25pt">
                  <v:fill o:detectmouseclick="t"/>
                  <v:stroke endarrow="block" endarrowlength="short"/>
                  <v:path arrowok="t" o:connecttype="custom" o:connectlocs="0,621665;229089,258445;731054,0" o:connectangles="0,0,0"/>
                </v:shape>
                <v:shape id="Text Box 14" o:spid="_x0000_s1120" type="#_x0000_t202" style="position:absolute;left:20636;top:451;width:8047;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" filled="f" stroked="f" strokeweight="4.5pt">
                  <v:stroke endarrowwidth="wide" endarrowlength="long"/>
                  <v:textbox>
                    <w:txbxContent>
                      <w:p w14:paraId="4139D6B6"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Evaluation</w:t>
                        </w:r>
                      </w:p>
                    </w:txbxContent>
                  </v:textbox>
                </v:shape>
                <v:line id="Line 15" o:spid="_x0000_s1121" style="position:absolute;visibility:visible;mso-wrap-style:square" from="26287,2288" to="30861,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" strokeweight=".5pt">
                  <v:stroke endarrowwidth="wide" endarrowlength="long"/>
                </v:line>
                <v:line id="Line 16" o:spid="_x0000_s1122" style="position:absolute;visibility:visible;mso-wrap-style:square" from="11431,2288" to="12572,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" strokeweight=".5pt">
                  <v:stroke endarrowwidth="wide" endarrowlength="long"/>
                </v:line>
                <v:line id="Line 17" o:spid="_x0000_s1123" style="position:absolute;flip:x y;visibility:visible;mso-wrap-style:square" from="40916,3526" to="4875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" strokeweight=".5pt">
                  <v:stroke endarrowwidth="wide" endarrowlength="long"/>
                </v:line>
                <v:line id="Line 18" o:spid="_x0000_s1124" style="position:absolute;flip:y;visibility:visible;mso-wrap-style:square" from="33476,12482" to="40430,1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" strokeweight=".5pt">
                  <v:stroke endarrowwidth="wide" endarrowlength="long"/>
                </v:line>
                <v:line id="Line 19" o:spid="_x0000_s1125" style="position:absolute;flip:x;visibility:visible;mso-wrap-style:square" from="17146,29721" to="22862,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" strokeweight=".5pt">
                  <v:stroke endarrowwidth="wide" endarrowlength="long"/>
                </v:line>
                <v:line id="Line 20" o:spid="_x0000_s1126" style="position:absolute;flip:y;visibility:visible;mso-wrap-style:square" from="13269,12572" to="17146,12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" strokeweight=".5pt">
                  <v:stroke endarrowwidth="wide" endarrowlength="long"/>
                </v:line>
                <v:line id="Line 21" o:spid="_x0000_s1127" style="position:absolute;flip:y;visibility:visible;mso-wrap-style:square" from="14750,23587" to="17041,2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" strokeweight=".5pt">
                  <v:stroke endarrowwidth="wide" endarrowlength="long"/>
                </v:line>
                <v:oval id="Oval 22" o:spid="_x0000_s1128" href="#Software_Verification_Review_template" style="position:absolute;left:35637;top:6183;width:3433;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" o:button="t" fillcolor="red" strokeweight="1pt">
                  <v:fill o:detectmouseclick="t"/>
                  <v:stroke endarrowwidth="wide" endarrowlength="long"/>
                </v:oval>
                <v:oval id="Oval 23" o:spid="_x0000_s1129" style="position:absolute;left:18288;top:26285;width:2453;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" fillcolor="yellow" strokeweight="1pt">
                  <v:stroke endarrowwidth="wide" endarrowlength="long"/>
                  <v:textbox>
                    <w:txbxContent>
                      <w:p w14:paraId="7F53025B" w14:textId="77777777" w:rsidR="00827926" w:rsidRPr="00056DC4" w:rsidRDefault="00827926" w:rsidP="00827926">
                        <w:pPr>
                          <w:spacing w:after="0"/>
                          <w:rPr>
                            <w:sz w:val="16"/>
                            <w:szCs w:val="16"/>
                          </w:rPr>
                        </w:pPr>
                      </w:p>
                    </w:txbxContent>
                  </v:textbox>
                </v:oval>
                <v:shape id="Freeform 24" o:spid="_x0000_s1130" href="#_Software_Requirements_Capture" style="position:absolute;left:16313;top:9808;width:2501;height:7316;visibility:visible;mso-wrap-style:square;v-text-anchor:top" coordsize="394,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" o:button="t" path="m394,c351,61,198,247,139,368,80,489,65,597,42,728,19,859,9,1064,,1152e" filled="f" strokecolor="#36f" strokeweight="6.25pt">
                  <v:fill o:detectmouseclick="t"/>
                  <v:stroke endarrow="block" endarrowlength="short"/>
                  <v:path arrowok="t" o:connecttype="custom" o:connectlocs="250161,0;88255,233694;26667,462308;0,731564" o:connectangles="0,0,0,0"/>
                </v:shape>
                <v:oval id="Oval 25" o:spid="_x0000_s1131" style="position:absolute;left:17794;top:7881;width:2202;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" fillcolor="yellow" strokeweight="1pt">
                  <v:stroke endarrowwidth="wide" endarrowlength="long"/>
                  <v:textbox>
                    <w:txbxContent>
                      <w:p w14:paraId="25B98F3B" w14:textId="77777777" w:rsidR="00827926" w:rsidRPr="00093E77" w:rsidRDefault="00827926" w:rsidP="00827926">
                        <w:pPr>
                          <w:spacing w:after="0"/>
                          <w:rPr>
                            <w:sz w:val="16"/>
                            <w:szCs w:val="16"/>
                          </w:rPr>
                        </w:pPr>
                      </w:p>
                    </w:txbxContent>
                  </v:textbox>
                </v:oval>
                <v:shape id="Text Box 26" o:spid="_x0000_s1132" type="#_x0000_t202" style="position:absolute;left:25145;top:12572;width:3433;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" filled="f" stroked="f" strokeweight=".5pt">
                  <v:stroke endarrowwidth="wide" endarrowlength="long"/>
                  <v:textbox>
                    <w:txbxContent>
                      <w:p w14:paraId="757DA5E3" w14:textId="77777777" w:rsidR="00827926" w:rsidRPr="00093E77" w:rsidRDefault="00827926" w:rsidP="00827926">
                        <w:pPr>
                          <w:rPr>
                            <w:sz w:val="18"/>
                            <w:szCs w:val="18"/>
                          </w:rPr>
                        </w:pPr>
                      </w:p>
                    </w:txbxContent>
                  </v:textbox>
                </v:shape>
                <v:shape id="Text Box 27" o:spid="_x0000_s1133" type="#_x0000_t202" style="position:absolute;left:35370;top:6782;width:4566;height:2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" filled="f" stroked="f" strokeweight=".5pt">
                  <v:stroke endarrowwidth="wide" endarrowlength="long"/>
                </v:shape>
                <v:line id="Line 28" o:spid="_x0000_s1134" style="position:absolute;flip:x;visibility:visible;mso-wrap-style:square" from="11326,18887" to="15033,19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" strokeweight=".5pt">
                  <v:stroke endarrowwidth="wide" endarrowlength="long"/>
                </v:line>
                <v:shape id="Text Box 29" o:spid="_x0000_s1135" type="#_x0000_t202" href="#Software_Reqts_Review_template" style="position:absolute;top:16492;width:12216;height:5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" o:button="t" filled="f" stroked="f" strokeweight="4.5pt">
                  <v:fill o:detectmouseclick="t"/>
                  <v:stroke endarrowwidth="wide" endarrowlength="long"/>
                  <v:textbox>
                    <w:txbxContent>
                      <w:p w14:paraId="12A0DA6D" w14:textId="77777777" w:rsidR="00827926" w:rsidRPr="00676BB9" w:rsidRDefault="00827926" w:rsidP="00827926">
                        <w:pPr>
                          <w:spacing w:after="0"/>
                          <w:jc w:val="center"/>
                          <w:rPr>
                            <w:rFonts w:eastAsia="MS Mincho"/>
                          </w:rPr>
                        </w:pPr>
                        <w:r>
                          <w:t>Software Requirements Review</w:t>
                        </w:r>
                      </w:p>
                    </w:txbxContent>
                  </v:textbox>
                </v:shape>
                <v:shape id="Text Box 30" o:spid="_x0000_s1136" type="#_x0000_t202" href="#Software_Design_Review_template" style="position:absolute;left:38940;top:28836;width:11837;height:4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" o:button="t" filled="f" stroked="f" strokeweight="4.5pt">
                  <v:fill o:detectmouseclick="t"/>
                  <v:stroke endarrowwidth="wide" endarrowlength="long"/>
                  <v:textbox>
                    <w:txbxContent>
                      <w:p w14:paraId="4D1203D9" w14:textId="77777777" w:rsidR="00827926" w:rsidRPr="00676BB9" w:rsidRDefault="00827926" w:rsidP="00827926">
                        <w:pPr>
                          <w:spacing w:after="0"/>
                          <w:jc w:val="center"/>
                          <w:rPr>
                            <w:rFonts w:eastAsia="MS Mincho"/>
                          </w:rPr>
                        </w:pPr>
                        <w:r>
                          <w:t>Software Design Review</w:t>
                        </w:r>
                      </w:p>
                    </w:txbxContent>
                  </v:textbox>
                </v:shape>
                <v:line id="Line 31" o:spid="_x0000_s1137" style="position:absolute;visibility:visible;mso-wrap-style:square" from="32755,31575" to="40042,31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" strokeweight=".5pt">
                  <v:stroke endarrowwidth="wide" endarrowlength="long"/>
                </v:line>
                <v:oval id="Oval 32" o:spid="_x0000_s1138" href="#Software_Reqts_Review_template" style="position:absolute;left:14685;top:16788;width:3441;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" o:button="t" fillcolor="red" strokeweight="1pt">
                  <v:fill o:detectmouseclick="t"/>
                  <v:stroke endarrowwidth="wide" endarrowlength="long"/>
                </v:oval>
                <v:oval id="Oval 33" o:spid="_x0000_s1139" href="#Software_Design_Review_template" style="position:absolute;left:29533;top:29065;width:3457;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" o:button="t" fillcolor="red" strokeweight="1pt">
                  <v:fill o:detectmouseclick="t"/>
                  <v:stroke endarrowwidth="wide" endarrowlength="long"/>
                </v:oval>
                <v:oval id="Oval 34" o:spid="_x0000_s1140" href="#Software_Verification_Review_template" style="position:absolute;left:39961;top:21052;width:343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" o:button="t" fillcolor="red" strokeweight="1pt">
                  <v:fill o:detectmouseclick="t"/>
                  <v:stroke endarrowwidth="wide" endarrowlength="long"/>
                </v:oval>
                <v:line id="Line 35" o:spid="_x0000_s1141" style="position:absolute;flip:x;visibility:visible;mso-wrap-style:square" from="42907,14934" to="46575,22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" strokeweight=".5pt">
                  <v:stroke endarrowwidth="wide" endarrowlength="long"/>
                </v:line>
                <v:line id="Line 36" o:spid="_x0000_s1142" style="position:absolute;visibility:visible;mso-wrap-style:square" from="33071,18887" to="39167,26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" strokeweight=".5pt">
                  <v:stroke endarrowwidth="wide" endarrowlength="long"/>
                </v:line>
                <v:shape id="Text Box 37" o:spid="_x0000_s1143" type="#_x0000_t202" style="position:absolute;left:45951;top:24825;width:914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" filled="f" stroked="f" strokeweight=".5pt">
                  <v:stroke endarrowwidth="wide" endarrowlength="long"/>
                  <v:textbox>
                    <w:txbxContent>
                      <w:p w14:paraId="429ADD09"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"Beta_baseline_description"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Beta</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w:t>
                        </w:r>
                        <w:r w:rsidRPr="008E78CC">
                          <w:rPr>
                            <w:rStyle w:val="Hyperlink"/>
                            <w:rFonts w:eastAsiaTheme="majorEastAsia"/>
                            <w:b/>
                            <w:color w:val="FF0000"/>
                            <w:sz w:val="16"/>
                            <w:szCs w:val="16"/>
                          </w:rPr>
                          <w:t>l</w:t>
                        </w:r>
                        <w:r w:rsidRPr="008E78CC">
                          <w:rPr>
                            <w:rStyle w:val="Hyperlink"/>
                            <w:rFonts w:eastAsiaTheme="majorEastAsia"/>
                            <w:b/>
                            <w:color w:val="FF0000"/>
                            <w:sz w:val="16"/>
                            <w:szCs w:val="16"/>
                          </w:rPr>
                          <w:t>e</w:t>
                        </w:r>
                        <w:r w:rsidRPr="008E78CC">
                          <w:rPr>
                            <w:rStyle w:val="Hyperlink"/>
                            <w:rFonts w:eastAsiaTheme="majorEastAsia"/>
                            <w:b/>
                            <w:color w:val="FF0000"/>
                            <w:sz w:val="16"/>
                            <w:szCs w:val="16"/>
                          </w:rPr>
                          <w:t>ase</w:t>
                        </w:r>
                        <w:r w:rsidRPr="008E78CC">
                          <w:rPr>
                            <w:b/>
                            <w:color w:val="FF0000"/>
                            <w:sz w:val="16"/>
                            <w:szCs w:val="16"/>
                          </w:rPr>
                          <w:fldChar w:fldCharType="end"/>
                        </w:r>
                      </w:p>
                    </w:txbxContent>
                  </v:textbox>
                </v:shape>
                <v:shape id="Text Box 38" o:spid="_x0000_s1144" type="#_x0000_t202" style="position:absolute;left:25526;top:16337;width:10265;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" filled="f" stroked="f" strokeweight="4.5pt">
                  <v:stroke endarrowwidth="wide" endarrowlength="long"/>
                  <v:textbox>
                    <w:txbxContent>
                      <w:p w14:paraId="0FC281E1" w14:textId="77777777" w:rsidR="00827926" w:rsidRPr="00676BB9" w:rsidRDefault="00827926" w:rsidP="00827926">
                        <w:pPr>
                          <w:autoSpaceDE w:val="0"/>
                          <w:autoSpaceDN w:val="0"/>
                          <w:adjustRightInd w:val="0"/>
                          <w:spacing w:after="0" w:line="287" w:lineRule="auto"/>
                          <w:jc w:val="center"/>
                          <w:rPr>
                            <w:rFonts w:eastAsia="MS Mincho" w:cs="Arial"/>
                            <w:color w:val="000000"/>
                            <w:sz w:val="16"/>
                            <w:szCs w:val="16"/>
                            <w:lang w:eastAsia="ja-JP"/>
                          </w:rPr>
                        </w:pPr>
                        <w:r w:rsidRPr="00676BB9">
                          <w:rPr>
                            <w:rFonts w:eastAsia="MS Mincho" w:cs="Arial"/>
                            <w:color w:val="000000"/>
                            <w:sz w:val="16"/>
                            <w:szCs w:val="16"/>
                            <w:lang w:eastAsia="ja-JP"/>
                          </w:rPr>
                          <w:t>Verification &amp; Testing</w:t>
                        </w:r>
                      </w:p>
                    </w:txbxContent>
                  </v:textbox>
                </v:shape>
                <v:line id="Line 39" o:spid="_x0000_s1145" href="#Beta_baseline_description" style="position:absolute;visibility:visible;mso-wrap-style:square" from="40503,19281" to="47101,24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" o:button="t" strokecolor="red" strokeweight="1pt">
                  <v:stroke endarrowwidth="wide" endarrowlength="long"/>
                </v:line>
                <v:shape id="Freeform 40" o:spid="_x0000_s1146" href="#_Software_Deployment" style="position:absolute;left:44292;top:19248;width:7302;height:6217;rotation:1747819fd;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" o:button="t" path="m,979c58,886,169,570,361,407,553,244,987,85,1152,e" filled="f" strokecolor="#36f" strokeweight="6.25pt">
                  <v:fill o:detectmouseclick="t"/>
                  <v:stroke endarrow="block" endarrowlength="short"/>
                  <v:path arrowok="t" o:connecttype="custom" o:connectlocs="0,621665;228835,258445;730244,0" o:connectangles="0,0,0"/>
                </v:shape>
                <v:shape id="Text Box 41" o:spid="_x0000_s1147" type="#_x0000_t202" href="#Software_Verification_Review_template" style="position:absolute;left:40446;top:10341;width:11836;height:5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" o:button="t" filled="f" stroked="f" strokeweight="4.5pt">
                  <v:fill o:detectmouseclick="t"/>
                  <v:stroke endarrowwidth="wide" endarrowlength="long"/>
                  <v:textbox>
                    <w:txbxContent>
                      <w:p w14:paraId="19015E0C" w14:textId="77777777" w:rsidR="00827926" w:rsidRPr="00676BB9" w:rsidRDefault="00827926" w:rsidP="00827926">
                        <w:pPr>
                          <w:spacing w:after="0"/>
                          <w:jc w:val="center"/>
                          <w:rPr>
                            <w:rFonts w:eastAsia="MS Mincho"/>
                          </w:rPr>
                        </w:pPr>
                        <w:r>
                          <w:t>Software Verification Review</w:t>
                        </w:r>
                      </w:p>
                    </w:txbxContent>
                  </v:textbox>
                </v:shape>
                <v:line id="Line 42" o:spid="_x0000_s1148" style="position:absolute;flip:x y;visibility:visible;mso-wrap-style:square" from="38592,8020" to="44802,10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" strokeweight=".5pt">
                  <v:stroke endarrowwidth="wide" endarrowlength="long"/>
                </v:line>
                <v:shape id="Text Box 43" o:spid="_x0000_s1149" type="#_x0000_t202" style="position:absolute;left:46648;top:4797;width:9359;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" filled="f" stroked="f" strokeweight="4.5pt">
                  <v:stroke endarrowwidth="wide" endarrowlength="long"/>
                  <v:textbox>
                    <w:txbxContent>
                      <w:p w14:paraId="60E5A4D2"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Deployment</w:t>
                        </w:r>
                      </w:p>
                    </w:txbxContent>
                  </v:textbox>
                </v:shape>
                <v:line id="Line 44" o:spid="_x0000_s1150" style="position:absolute;flip:x;visibility:visible;mso-wrap-style:square" from="51311,7044" to="52898,20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" strokeweight=".5pt">
                  <v:stroke endarrowwidth="wide" endarrowlength="long"/>
                </v:line>
                <v:shape id="Text Box 45" o:spid="_x0000_s1151" type="#_x0000_t202" style="position:absolute;left:27922;top:25637;width:9132;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" filled="f" stroked="f" strokeweight=".5pt">
                  <v:stroke endarrowwidth="wide" endarrowlength="long"/>
                  <v:textbox>
                    <w:txbxContent>
                      <w:p w14:paraId="0B59F367"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Alpha release</w:t>
                          </w:r>
                        </w:hyperlink>
                      </w:p>
                    </w:txbxContent>
                  </v:textbox>
                </v:shape>
                <v:line id="Line 46" o:spid="_x0000_s1152" href="#alpha_baseline_description" style="position:absolute;visibility:visible;mso-wrap-style:square" from="33136,27786" to="34480,32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" o:button="t" strokecolor="red" strokeweight="1pt">
                  <v:stroke endarrowwidth="wide" endarrowlength="long"/>
                </v:line>
                <v:shape id="Text Box 47" o:spid="_x0000_s1153" type="#_x0000_t202" style="position:absolute;left:30076;top:926;width:12580;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" filled="f" stroked="f" strokeweight=".5pt">
                  <v:stroke endarrowwidth="wide" endarrowlength="long"/>
                  <v:textbox>
                    <w:txbxContent>
                      <w:p w14:paraId="3F9FD1B1" w14:textId="77777777" w:rsidR="00827926" w:rsidRPr="008E78CC" w:rsidRDefault="00827926" w:rsidP="00827926">
                        <w:pPr>
                          <w:rPr>
                            <w:b/>
                            <w:color w:val="FF0000"/>
                            <w:sz w:val="16"/>
                            <w:szCs w:val="16"/>
                          </w:rPr>
                        </w:pPr>
                        <w:hyperlink w:anchor="Prodn_baseline_description" w:history="1">
                          <w:r w:rsidRPr="008E78CC">
                            <w:rPr>
                              <w:rStyle w:val="Hyperlink"/>
                              <w:rFonts w:eastAsiaTheme="majorEastAsia"/>
                              <w:b/>
                              <w:color w:val="FF0000"/>
                              <w:sz w:val="16"/>
                              <w:szCs w:val="16"/>
                            </w:rPr>
                            <w:t>Pro</w:t>
                          </w:r>
                          <w:r w:rsidRPr="008E78CC">
                            <w:rPr>
                              <w:rStyle w:val="Hyperlink"/>
                              <w:rFonts w:eastAsiaTheme="majorEastAsia"/>
                              <w:b/>
                              <w:color w:val="FF0000"/>
                              <w:sz w:val="16"/>
                              <w:szCs w:val="16"/>
                            </w:rPr>
                            <w:t>d</w:t>
                          </w:r>
                          <w:r w:rsidRPr="008E78CC">
                            <w:rPr>
                              <w:rStyle w:val="Hyperlink"/>
                              <w:rFonts w:eastAsiaTheme="majorEastAsia"/>
                              <w:b/>
                              <w:color w:val="FF0000"/>
                              <w:sz w:val="16"/>
                              <w:szCs w:val="16"/>
                            </w:rPr>
                            <w:t>uc</w:t>
                          </w:r>
                          <w:r w:rsidRPr="008E78CC">
                            <w:rPr>
                              <w:rStyle w:val="Hyperlink"/>
                              <w:rFonts w:eastAsiaTheme="majorEastAsia"/>
                              <w:b/>
                              <w:color w:val="FF0000"/>
                              <w:sz w:val="16"/>
                              <w:szCs w:val="16"/>
                            </w:rPr>
                            <w:t>t</w:t>
                          </w:r>
                          <w:r w:rsidRPr="008E78CC">
                            <w:rPr>
                              <w:rStyle w:val="Hyperlink"/>
                              <w:rFonts w:eastAsiaTheme="majorEastAsia"/>
                              <w:b/>
                              <w:color w:val="FF0000"/>
                              <w:sz w:val="16"/>
                              <w:szCs w:val="16"/>
                            </w:rPr>
                            <w:t>i</w:t>
                          </w:r>
                          <w:r w:rsidRPr="008E78CC">
                            <w:rPr>
                              <w:rStyle w:val="Hyperlink"/>
                              <w:rFonts w:eastAsiaTheme="majorEastAsia"/>
                              <w:b/>
                              <w:color w:val="FF0000"/>
                              <w:sz w:val="16"/>
                              <w:szCs w:val="16"/>
                            </w:rPr>
                            <w:t>o</w:t>
                          </w:r>
                          <w:r w:rsidRPr="008E78CC">
                            <w:rPr>
                              <w:rStyle w:val="Hyperlink"/>
                              <w:rFonts w:eastAsiaTheme="majorEastAsia"/>
                              <w:b/>
                              <w:color w:val="FF0000"/>
                              <w:sz w:val="16"/>
                              <w:szCs w:val="16"/>
                            </w:rPr>
                            <w:t>n</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release</w:t>
                          </w:r>
                        </w:hyperlink>
                      </w:p>
                    </w:txbxContent>
                  </v:textbox>
                </v:shape>
                <v:line id="Line 48" o:spid="_x0000_s1154" href="#Prodn_baseline_description" style="position:absolute;flip:x y;visibility:visible;mso-wrap-style:square" from="37556,3026" to="41207,6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" o:button="t" strokecolor="red" strokeweight="1pt">
                  <v:stroke endarrowwidth="wide" endarrowlength="long"/>
                </v:line>
                <w10:anchorlock/>
              </v:group>
            </w:pict>
          </mc:Fallback>
        </mc:AlternateContent>
      </w:r>
      <w:r w:rsidRPr="00C95CA9">
        <w:t xml:space="preserve"> </w:t>
      </w:r>
      <w:r>
        <w:t xml:space="preserve">Figure </w:t>
      </w:r>
      <w:r>
        <w:fldChar w:fldCharType="begin"/>
      </w:r>
      <w:r>
        <w:instrText xml:space="preserve"> SEQ Figure \* ARABIC </w:instrText>
      </w:r>
      <w:r>
        <w:fldChar w:fldCharType="separate"/>
      </w:r>
      <w:r>
        <w:rPr>
          <w:noProof/>
        </w:rPr>
        <w:t>4</w:t>
      </w:r>
      <w:r>
        <w:fldChar w:fldCharType="end"/>
      </w:r>
      <w:r>
        <w:t xml:space="preserve"> – Software Reviews</w:t>
      </w:r>
    </w:p>
    <w:p w14:paraId="1B30A1CA" w14:textId="77777777" w:rsidR="00827926" w:rsidRDefault="00827926" w:rsidP="00827926">
      <w:r>
        <w:t xml:space="preserve">* A </w:t>
      </w:r>
      <w:hyperlink w:anchor="Software_Verification_Review_template" w:history="1">
        <w:r w:rsidRPr="00332A5F">
          <w:rPr>
            <w:rStyle w:val="Hyperlink"/>
            <w:rFonts w:eastAsiaTheme="majorEastAsia"/>
          </w:rPr>
          <w:t>Software Verification Review</w:t>
        </w:r>
      </w:hyperlink>
      <w:r>
        <w:t xml:space="preserve"> should be held before a beta software release is made that will be used by an external customer.  This corresponds with stage gate E-2 in the </w:t>
      </w:r>
      <w:smartTag w:uri="urn:schemas-microsoft-com:office:smarttags" w:element="stockticker">
        <w:r>
          <w:t>PCP</w:t>
        </w:r>
      </w:smartTag>
      <w:r>
        <w:t xml:space="preserve">. </w:t>
      </w:r>
    </w:p>
    <w:p w14:paraId="33BB88AB" w14:textId="77777777" w:rsidR="00827926" w:rsidRDefault="00827926" w:rsidP="00827926">
      <w:r>
        <w:t xml:space="preserve">Form templates are included in section </w:t>
      </w:r>
      <w:r>
        <w:fldChar w:fldCharType="begin"/>
      </w:r>
      <w:r>
        <w:instrText xml:space="preserve"> REF _Ref310854893 \r \h </w:instrText>
      </w:r>
      <w:r>
        <w:fldChar w:fldCharType="separate"/>
      </w:r>
      <w:r>
        <w:t>5.5</w:t>
      </w:r>
      <w:r>
        <w:fldChar w:fldCharType="end"/>
      </w:r>
      <w:r w:rsidRPr="00DE1D17">
        <w:t xml:space="preserve"> </w:t>
      </w:r>
      <w:r>
        <w:t>to record these meetings. Each form includes a checklist that must be completed at the time of the review meeting. (Click on the red circles to go to the template forms for each type of review. They are hyperlinks to the relevant templates.)</w:t>
      </w:r>
    </w:p>
    <w:p w14:paraId="3C76CA22" w14:textId="77777777" w:rsidR="00827926" w:rsidRPr="00ED095D" w:rsidRDefault="00827926" w:rsidP="00827926">
      <w:r>
        <w:t xml:space="preserve">In addition, where necessary, regular scheduled </w:t>
      </w:r>
      <w:r w:rsidRPr="00ED095D">
        <w:t xml:space="preserve">formal meetings </w:t>
      </w:r>
      <w:r>
        <w:t>shall occur to agree which defect fixes</w:t>
      </w:r>
      <w:r w:rsidRPr="00ED095D">
        <w:t xml:space="preserve"> and new features should be grouped togethe</w:t>
      </w:r>
      <w:r w:rsidRPr="00ED095D">
        <w:t>r for a particular new release</w:t>
      </w:r>
      <w:r>
        <w:t>,</w:t>
      </w:r>
      <w:r w:rsidRPr="00ED095D">
        <w:t xml:space="preserve"> and </w:t>
      </w:r>
      <w:r>
        <w:t xml:space="preserve">the timing of </w:t>
      </w:r>
      <w:r w:rsidRPr="00ED095D">
        <w:t>when that release sh</w:t>
      </w:r>
      <w:r>
        <w:t xml:space="preserve">ould occur. Examples of such meetings </w:t>
      </w:r>
      <w:proofErr w:type="gramStart"/>
      <w:r>
        <w:t>are:</w:t>
      </w:r>
      <w:proofErr w:type="gramEnd"/>
      <w:r>
        <w:t xml:space="preserve"> </w:t>
      </w:r>
      <w:r w:rsidRPr="00ED095D">
        <w:t xml:space="preserve">monthly </w:t>
      </w:r>
      <w:proofErr w:type="spellStart"/>
      <w:r w:rsidRPr="00ED095D">
        <w:t>Semicon</w:t>
      </w:r>
      <w:proofErr w:type="spellEnd"/>
      <w:r w:rsidRPr="00ED095D">
        <w:t xml:space="preserve"> Pump &amp; Steering Group meeting</w:t>
      </w:r>
      <w:r>
        <w:t>s</w:t>
      </w:r>
      <w:r w:rsidRPr="00ED095D">
        <w:t xml:space="preserve">, </w:t>
      </w:r>
      <w:r>
        <w:t xml:space="preserve">monthly Management Quality Reviews (MQRs), monthly </w:t>
      </w:r>
      <w:r w:rsidRPr="00ED095D">
        <w:t>P</w:t>
      </w:r>
      <w:r>
        <w:t>rojects &amp; Resource Reviews (P</w:t>
      </w:r>
      <w:r w:rsidRPr="00ED095D">
        <w:t>RRs</w:t>
      </w:r>
      <w:r>
        <w:t>)</w:t>
      </w:r>
      <w:r w:rsidRPr="00ED095D">
        <w:t xml:space="preserve">, </w:t>
      </w:r>
      <w:r>
        <w:t xml:space="preserve">and </w:t>
      </w:r>
      <w:r w:rsidRPr="00ED095D">
        <w:t>project specific reviews and meeting</w:t>
      </w:r>
      <w:r>
        <w:t>s.</w:t>
      </w:r>
    </w:p>
    <w:p w14:paraId="3435552A" w14:textId="77777777" w:rsidR="00827926" w:rsidRDefault="00827926" w:rsidP="00827926">
      <w:pPr>
        <w:pStyle w:val="Heading2"/>
      </w:pPr>
      <w:bookmarkStart w:id="279" w:name="_Toc354554899"/>
      <w:bookmarkStart w:id="280" w:name="_Toc354555057"/>
      <w:bookmarkStart w:id="281" w:name="_Toc499638908"/>
      <w:r>
        <w:t>Measurement and Review</w:t>
      </w:r>
      <w:bookmarkEnd w:id="279"/>
      <w:bookmarkEnd w:id="280"/>
      <w:bookmarkEnd w:id="281"/>
    </w:p>
    <w:p w14:paraId="7D110BCA" w14:textId="77777777" w:rsidR="00827926" w:rsidRDefault="00827926" w:rsidP="00827926">
      <w:pPr>
        <w:pStyle w:val="Heading3"/>
      </w:pPr>
      <w:bookmarkStart w:id="282" w:name="_Toc354554900"/>
      <w:bookmarkStart w:id="283" w:name="_Toc354555058"/>
      <w:bookmarkStart w:id="284" w:name="_Toc499638909"/>
      <w:r>
        <w:t>Measurement</w:t>
      </w:r>
      <w:bookmarkEnd w:id="282"/>
      <w:bookmarkEnd w:id="283"/>
      <w:bookmarkEnd w:id="284"/>
    </w:p>
    <w:p w14:paraId="11FE34EE" w14:textId="77777777" w:rsidR="00827926" w:rsidRDefault="00827926" w:rsidP="00827926">
      <w:pPr>
        <w:rPr>
          <w:b/>
        </w:rPr>
      </w:pPr>
      <w:r w:rsidRPr="0014259B">
        <w:rPr>
          <w:b/>
        </w:rPr>
        <w:t xml:space="preserve">The primary quality goal for software development at the </w:t>
      </w:r>
      <w:smartTag w:uri="urn:schemas-microsoft-com:office:smarttags" w:element="place">
        <w:r w:rsidRPr="0014259B">
          <w:rPr>
            <w:b/>
          </w:rPr>
          <w:t>Eastbourne</w:t>
        </w:r>
      </w:smartTag>
      <w:r w:rsidRPr="0014259B">
        <w:rPr>
          <w:b/>
        </w:rPr>
        <w:t xml:space="preserve"> site is to </w:t>
      </w:r>
      <w:proofErr w:type="spellStart"/>
      <w:r w:rsidRPr="0014259B">
        <w:rPr>
          <w:b/>
        </w:rPr>
        <w:t>minimise</w:t>
      </w:r>
      <w:proofErr w:type="spellEnd"/>
      <w:r w:rsidRPr="0014259B">
        <w:rPr>
          <w:b/>
        </w:rPr>
        <w:t xml:space="preserve"> the </w:t>
      </w:r>
      <w:r>
        <w:rPr>
          <w:b/>
        </w:rPr>
        <w:t xml:space="preserve">number of </w:t>
      </w:r>
      <w:r w:rsidRPr="0014259B">
        <w:rPr>
          <w:b/>
        </w:rPr>
        <w:t>defects in delivered product</w:t>
      </w:r>
      <w:r>
        <w:rPr>
          <w:b/>
        </w:rPr>
        <w:t>s</w:t>
      </w:r>
      <w:r w:rsidRPr="0014259B">
        <w:rPr>
          <w:b/>
        </w:rPr>
        <w:t>.</w:t>
      </w:r>
    </w:p>
    <w:p w14:paraId="60413B57" w14:textId="77777777" w:rsidR="00827926" w:rsidRDefault="00827926" w:rsidP="00827926">
      <w:pPr>
        <w:pStyle w:val="Heading4"/>
      </w:pPr>
      <w:r>
        <w:lastRenderedPageBreak/>
        <w:t>Goals</w:t>
      </w:r>
    </w:p>
    <w:p w14:paraId="418E713E" w14:textId="77777777" w:rsidR="00827926" w:rsidRPr="00660E6F" w:rsidRDefault="00827926" w:rsidP="00827926">
      <w:r>
        <w:t>The following sub-goals have therefore been defined:</w:t>
      </w:r>
    </w:p>
    <w:p w14:paraId="109B1BF0" w14:textId="77777777" w:rsidR="00827926" w:rsidRDefault="00827926" w:rsidP="00827926">
      <w:r>
        <w:t>1.  Reduce software defects in delivered product</w:t>
      </w:r>
    </w:p>
    <w:p w14:paraId="298B7372" w14:textId="77777777" w:rsidR="00827926" w:rsidRDefault="00827926" w:rsidP="00827926">
      <w:r>
        <w:t>2.  Improve software defect containment (prior to production release)</w:t>
      </w:r>
    </w:p>
    <w:p w14:paraId="65D8AB29" w14:textId="77777777" w:rsidR="00827926" w:rsidRDefault="00827926" w:rsidP="00827926">
      <w:pPr>
        <w:pStyle w:val="Heading4"/>
      </w:pPr>
      <w:r>
        <w:t>Metrics</w:t>
      </w:r>
    </w:p>
    <w:p w14:paraId="442B406D" w14:textId="77777777" w:rsidR="00827926" w:rsidRDefault="00827926" w:rsidP="00827926">
      <w:r>
        <w:t>The following metrics shall be gathered and maintained for</w:t>
      </w:r>
      <w:ins w:id="285" w:author="Jacob, Susan" w:date="2020-11-17T10:29:00Z">
        <w:r>
          <w:t xml:space="preserve"> </w:t>
        </w:r>
      </w:ins>
      <w:del w:id="286" w:author="Jacob, Susan" w:date="2017-11-28T13:07:00Z">
        <w:r w:rsidDel="00007218">
          <w:delText xml:space="preserve"> each </w:delText>
        </w:r>
      </w:del>
      <w:ins w:id="287" w:author="Jacob, Susan" w:date="2017-11-28T13:07:00Z">
        <w:r>
          <w:t>S</w:t>
        </w:r>
      </w:ins>
      <w:del w:id="288" w:author="Jacob, Susan" w:date="2017-11-28T13:07:00Z">
        <w:r w:rsidDel="00007218">
          <w:delText>s</w:delText>
        </w:r>
      </w:del>
      <w:r>
        <w:t>oftware</w:t>
      </w:r>
      <w:ins w:id="289" w:author="Jacob, Susan" w:date="2020-11-17T10:29:00Z">
        <w:r>
          <w:t xml:space="preserve"> </w:t>
        </w:r>
      </w:ins>
      <w:del w:id="290" w:author="Jacob, Susan" w:date="2017-11-28T13:07:00Z">
        <w:r w:rsidDel="00007218">
          <w:delText xml:space="preserve"> project</w:delText>
        </w:r>
      </w:del>
      <w:ins w:id="291" w:author="Jacob, Susan" w:date="2017-11-28T13:07:00Z">
        <w:r>
          <w:t>Products.</w:t>
        </w:r>
      </w:ins>
      <w:del w:id="292" w:author="Jacob, Susan" w:date="2017-11-28T13:07:00Z">
        <w:r w:rsidDel="00007218">
          <w:delText>:</w:delText>
        </w:r>
      </w:del>
    </w:p>
    <w:p w14:paraId="4A536B17" w14:textId="77777777" w:rsidR="00827926" w:rsidRPr="00660E6F" w:rsidDel="00007218" w:rsidRDefault="00827926" w:rsidP="00827926">
      <w:pPr>
        <w:rPr>
          <w:del w:id="293" w:author="Jacob, Susan" w:date="2017-11-28T13:09:00Z"/>
        </w:rPr>
      </w:pPr>
    </w:p>
    <w:p w14:paraId="7D4034DB" w14:textId="77777777" w:rsidR="00827926" w:rsidRPr="00BE3817" w:rsidDel="00007218" w:rsidRDefault="00827926" w:rsidP="00827926">
      <w:pPr>
        <w:numPr>
          <w:ilvl w:val="0"/>
          <w:numId w:val="32"/>
        </w:numPr>
        <w:jc w:val="both"/>
        <w:rPr>
          <w:del w:id="294" w:author="Jacob, Susan" w:date="2017-11-28T13:09:00Z"/>
          <w:b/>
        </w:rPr>
      </w:pPr>
      <w:del w:id="295" w:author="Jacob, Susan" w:date="2017-11-28T13:09:00Z">
        <w:r w:rsidRPr="00BE3817" w:rsidDel="00007218">
          <w:rPr>
            <w:b/>
          </w:rPr>
          <w:delText>Total Released Defects Density</w:delText>
        </w:r>
      </w:del>
    </w:p>
    <w:p w14:paraId="2338BE28" w14:textId="77777777" w:rsidR="00827926" w:rsidDel="00007218" w:rsidRDefault="00827926" w:rsidP="00827926">
      <w:pPr>
        <w:ind w:left="1287"/>
        <w:rPr>
          <w:del w:id="296" w:author="Jacob, Susan" w:date="2017-11-28T13:09:00Z"/>
        </w:rPr>
      </w:pPr>
      <w:del w:id="297" w:author="Jacob, Susan" w:date="2017-11-28T13:09:00Z">
        <w:r w:rsidDel="00007218">
          <w:delText xml:space="preserve">Total number of Released Defects (TRDD) </w:delText>
        </w:r>
      </w:del>
    </w:p>
    <w:p w14:paraId="52E3BD1A" w14:textId="77777777" w:rsidR="00827926" w:rsidRPr="006E5005" w:rsidDel="00007218" w:rsidRDefault="00827926" w:rsidP="00827926">
      <w:pPr>
        <w:spacing w:after="0"/>
        <w:ind w:left="1287"/>
        <w:rPr>
          <w:del w:id="298" w:author="Jacob, Susan" w:date="2017-11-28T13:09:00Z"/>
          <w:sz w:val="16"/>
          <w:szCs w:val="16"/>
        </w:rPr>
      </w:pPr>
      <w:del w:id="299" w:author="Jacob, Susan" w:date="2017-11-28T13:09:00Z">
        <w:r w:rsidDel="00007218">
          <w:delText xml:space="preserve">              </w:delText>
        </w:r>
        <w:r w:rsidRPr="006E5005" w:rsidDel="00007218">
          <w:rPr>
            <w:sz w:val="16"/>
            <w:szCs w:val="16"/>
          </w:rPr>
          <w:delText>Total number of defects reported in production software, severity weighted</w:delText>
        </w:r>
      </w:del>
    </w:p>
    <w:p w14:paraId="05DA6D9C" w14:textId="1E1DCA57" w:rsidR="00827926" w:rsidRPr="006E5005" w:rsidDel="00007218" w:rsidRDefault="00827926" w:rsidP="00827926">
      <w:pPr>
        <w:pBdr>
          <w:between w:val="single" w:sz="4" w:space="1" w:color="auto"/>
        </w:pBdr>
        <w:spacing w:after="0"/>
        <w:ind w:left="1287"/>
        <w:rPr>
          <w:del w:id="300" w:author="Jacob, Susan" w:date="2017-11-28T13:09:00Z"/>
          <w:sz w:val="16"/>
          <w:szCs w:val="16"/>
        </w:rPr>
      </w:pPr>
      <w:del w:id="301" w:author="Jacob, Susan" w:date="2017-11-28T13:09:00Z">
        <w:r w:rsidRPr="006E5005" w:rsidDel="00007218">
          <w:rPr>
            <w:noProof/>
            <w:sz w:val="16"/>
            <w:szCs w:val="16"/>
            <w:lang w:eastAsia="ja-JP"/>
          </w:rPr>
          <mc:AlternateContent>
            <mc:Choice Requires="wps">
              <w:drawing>
                <wp:anchor distT="0" distB="0" distL="114300" distR="114300" simplePos="0" relativeHeight="251660288" behindDoc="0" locked="0" layoutInCell="1" allowOverlap="1" wp14:anchorId="333D3911" wp14:editId="20C76FEE">
                  <wp:simplePos x="0" y="0"/>
                  <wp:positionH relativeFrom="column">
                    <wp:posOffset>1371600</wp:posOffset>
                  </wp:positionH>
                  <wp:positionV relativeFrom="paragraph">
                    <wp:posOffset>80645</wp:posOffset>
                  </wp:positionV>
                  <wp:extent cx="3589020" cy="0"/>
                  <wp:effectExtent l="9525" t="10160" r="11430" b="8890"/>
                  <wp:wrapNone/>
                  <wp:docPr id="37433390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9020" cy="0"/>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DDC33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6.35pt" to="390.6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" strokeweight=".5pt">
                  <v:stroke endarrowwidth="wide" endarrowlength="long"/>
                </v:line>
              </w:pict>
            </mc:Fallback>
          </mc:AlternateContent>
        </w:r>
        <w:r w:rsidRPr="006E5005" w:rsidDel="00007218">
          <w:rPr>
            <w:sz w:val="16"/>
            <w:szCs w:val="16"/>
          </w:rPr>
          <w:delText>TRD</w:delText>
        </w:r>
        <w:r w:rsidDel="00007218">
          <w:rPr>
            <w:sz w:val="16"/>
            <w:szCs w:val="16"/>
          </w:rPr>
          <w:delText>D</w:delText>
        </w:r>
        <w:r w:rsidRPr="006E5005" w:rsidDel="00007218">
          <w:rPr>
            <w:sz w:val="16"/>
            <w:szCs w:val="16"/>
          </w:rPr>
          <w:delText xml:space="preserve"> </w:delText>
        </w:r>
        <w:r w:rsidDel="00007218">
          <w:rPr>
            <w:sz w:val="16"/>
            <w:szCs w:val="16"/>
          </w:rPr>
          <w:delText xml:space="preserve">    </w:delText>
        </w:r>
        <w:r w:rsidRPr="006E5005" w:rsidDel="00007218">
          <w:rPr>
            <w:sz w:val="16"/>
            <w:szCs w:val="16"/>
          </w:rPr>
          <w:delText>=</w:delText>
        </w:r>
        <w:r w:rsidDel="00007218">
          <w:rPr>
            <w:sz w:val="16"/>
            <w:szCs w:val="16"/>
          </w:rPr>
          <w:delText xml:space="preserve"> </w:delText>
        </w:r>
      </w:del>
    </w:p>
    <w:p w14:paraId="27ABA103" w14:textId="77777777" w:rsidR="00827926" w:rsidDel="00007218" w:rsidRDefault="00827926" w:rsidP="00827926">
      <w:pPr>
        <w:tabs>
          <w:tab w:val="left" w:pos="7007"/>
        </w:tabs>
        <w:ind w:left="1287"/>
        <w:rPr>
          <w:del w:id="302" w:author="Jacob, Susan" w:date="2017-11-28T13:09:00Z"/>
          <w:sz w:val="16"/>
          <w:szCs w:val="16"/>
        </w:rPr>
      </w:pPr>
      <w:del w:id="303" w:author="Jacob, Susan" w:date="2017-11-28T13:09:00Z">
        <w:r w:rsidRPr="006E5005" w:rsidDel="00007218">
          <w:rPr>
            <w:sz w:val="16"/>
            <w:szCs w:val="16"/>
          </w:rPr>
          <w:delText xml:space="preserve">                           </w:delText>
        </w:r>
        <w:r w:rsidDel="00007218">
          <w:rPr>
            <w:sz w:val="16"/>
            <w:szCs w:val="16"/>
          </w:rPr>
          <w:delText xml:space="preserve">                 Number of Current Production Software Releases </w:delText>
        </w:r>
      </w:del>
    </w:p>
    <w:p w14:paraId="7E4CB16D" w14:textId="77777777" w:rsidR="00827926" w:rsidRPr="006E5005" w:rsidDel="00007218" w:rsidRDefault="00827926" w:rsidP="00827926">
      <w:pPr>
        <w:tabs>
          <w:tab w:val="left" w:pos="7007"/>
        </w:tabs>
        <w:ind w:left="1287"/>
        <w:rPr>
          <w:del w:id="304" w:author="Jacob, Susan" w:date="2017-11-28T13:09:00Z"/>
          <w:sz w:val="16"/>
          <w:szCs w:val="16"/>
        </w:rPr>
      </w:pPr>
    </w:p>
    <w:p w14:paraId="5F3F8B6C" w14:textId="77777777" w:rsidR="00827926" w:rsidRPr="00BE3817" w:rsidDel="00007218" w:rsidRDefault="00827926" w:rsidP="00827926">
      <w:pPr>
        <w:numPr>
          <w:ilvl w:val="0"/>
          <w:numId w:val="32"/>
        </w:numPr>
        <w:jc w:val="both"/>
        <w:rPr>
          <w:del w:id="305" w:author="Jacob, Susan" w:date="2017-11-28T13:09:00Z"/>
          <w:b/>
        </w:rPr>
      </w:pPr>
      <w:del w:id="306" w:author="Jacob, Susan" w:date="2017-11-28T13:09:00Z">
        <w:r w:rsidRPr="00BE3817" w:rsidDel="00007218">
          <w:rPr>
            <w:b/>
          </w:rPr>
          <w:delText>Defect Containment</w:delText>
        </w:r>
      </w:del>
    </w:p>
    <w:p w14:paraId="23D48C92" w14:textId="77777777" w:rsidR="00827926" w:rsidDel="00007218" w:rsidRDefault="00827926" w:rsidP="00827926">
      <w:pPr>
        <w:ind w:left="1287"/>
        <w:rPr>
          <w:del w:id="307" w:author="Jacob, Susan" w:date="2017-11-28T13:09:00Z"/>
        </w:rPr>
      </w:pPr>
      <w:del w:id="308" w:author="Jacob, Susan" w:date="2017-11-28T13:09:00Z">
        <w:r w:rsidDel="00007218">
          <w:delText>Total Defect Containment Effectiveness (TDCE)</w:delText>
        </w:r>
      </w:del>
    </w:p>
    <w:p w14:paraId="2C218AD1" w14:textId="77777777" w:rsidR="00827926" w:rsidRPr="006E5005" w:rsidDel="00007218" w:rsidRDefault="00827926" w:rsidP="00827926">
      <w:pPr>
        <w:spacing w:after="0"/>
        <w:ind w:left="1134" w:firstLine="153"/>
        <w:rPr>
          <w:del w:id="309" w:author="Jacob, Susan" w:date="2017-11-28T13:09:00Z"/>
          <w:sz w:val="16"/>
          <w:szCs w:val="16"/>
        </w:rPr>
      </w:pPr>
      <w:del w:id="310" w:author="Jacob, Susan" w:date="2017-11-28T13:09:00Z">
        <w:r w:rsidRPr="006E5005" w:rsidDel="00007218">
          <w:rPr>
            <w:sz w:val="16"/>
            <w:szCs w:val="16"/>
          </w:rPr>
          <w:delText xml:space="preserve">                                     </w:delText>
        </w:r>
        <w:r w:rsidDel="00007218">
          <w:rPr>
            <w:sz w:val="16"/>
            <w:szCs w:val="16"/>
          </w:rPr>
          <w:delText xml:space="preserve">       </w:delText>
        </w:r>
        <w:r w:rsidRPr="006E5005" w:rsidDel="00007218">
          <w:rPr>
            <w:sz w:val="16"/>
            <w:szCs w:val="16"/>
          </w:rPr>
          <w:delText xml:space="preserve">Number of pre-release defects                       </w:delText>
        </w:r>
      </w:del>
    </w:p>
    <w:p w14:paraId="1DD73C3C" w14:textId="38441B32" w:rsidR="00827926" w:rsidRPr="006E5005" w:rsidDel="00007218" w:rsidRDefault="00827926" w:rsidP="00827926">
      <w:pPr>
        <w:pBdr>
          <w:between w:val="single" w:sz="4" w:space="1" w:color="auto"/>
        </w:pBdr>
        <w:snapToGrid w:val="0"/>
        <w:spacing w:after="0"/>
        <w:ind w:left="1134" w:firstLine="153"/>
        <w:rPr>
          <w:del w:id="311" w:author="Jacob, Susan" w:date="2017-11-28T13:09:00Z"/>
          <w:sz w:val="16"/>
          <w:szCs w:val="16"/>
        </w:rPr>
      </w:pPr>
      <w:del w:id="312" w:author="Jacob, Susan" w:date="2017-11-28T13:09:00Z">
        <w:r w:rsidRPr="006E5005" w:rsidDel="00007218">
          <w:rPr>
            <w:noProof/>
            <w:sz w:val="16"/>
            <w:szCs w:val="16"/>
            <w:lang w:eastAsia="ja-JP"/>
          </w:rPr>
          <mc:AlternateContent>
            <mc:Choice Requires="wps">
              <w:drawing>
                <wp:anchor distT="0" distB="0" distL="114300" distR="114300" simplePos="0" relativeHeight="251659264" behindDoc="0" locked="0" layoutInCell="1" allowOverlap="1" wp14:anchorId="4EC31D0A" wp14:editId="0BBBA20A">
                  <wp:simplePos x="0" y="0"/>
                  <wp:positionH relativeFrom="column">
                    <wp:posOffset>1526540</wp:posOffset>
                  </wp:positionH>
                  <wp:positionV relativeFrom="paragraph">
                    <wp:posOffset>66675</wp:posOffset>
                  </wp:positionV>
                  <wp:extent cx="2938145" cy="635"/>
                  <wp:effectExtent l="12065" t="10795" r="12065" b="7620"/>
                  <wp:wrapNone/>
                  <wp:docPr id="1958521635"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38145" cy="635"/>
                          </a:xfrm>
                          <a:custGeom>
                            <a:avLst/>
                            <a:gdLst>
                              <a:gd name="T0" fmla="*/ 0 w 4627"/>
                              <a:gd name="T1" fmla="*/ 0 h 1"/>
                              <a:gd name="T2" fmla="*/ 4627 w 4627"/>
                              <a:gd name="T3" fmla="*/ 0 h 1"/>
                            </a:gdLst>
                            <a:ahLst/>
                            <a:cxnLst>
                              <a:cxn ang="0">
                                <a:pos x="T0" y="T1"/>
                              </a:cxn>
                              <a:cxn ang="0">
                                <a:pos x="T2" y="T3"/>
                              </a:cxn>
                            </a:cxnLst>
                            <a:rect l="0" t="0" r="r" b="b"/>
                            <a:pathLst>
                              <a:path w="4627" h="1">
                                <a:moveTo>
                                  <a:pt x="0" y="0"/>
                                </a:moveTo>
                                <a:lnTo>
                                  <a:pt x="4627" y="0"/>
                                </a:lnTo>
                              </a:path>
                            </a:pathLst>
                          </a:custGeom>
                          <a:noFill/>
                          <a:ln w="6350" cap="flat" cmpd="sng">
                            <a:solidFill>
                              <a:srgbClr val="000000"/>
                            </a:solidFill>
                            <a:prstDash val="solid"/>
                            <a:round/>
                            <a:headEnd type="none" w="med" len="med"/>
                            <a:tailEnd type="none" w="lg" len="lg"/>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9CB2EAA" id="Freeform: Shap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20.2pt,5.25pt,351.55pt,5.25pt" coordsize="4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" filled="f" strokeweight=".5pt">
                  <v:stroke endarrowwidth="wide" endarrowlength="long"/>
                  <v:path arrowok="t" o:connecttype="custom" o:connectlocs="0,0;2938145,0" o:connectangles="0,0"/>
                </v:polyline>
              </w:pict>
            </mc:Fallback>
          </mc:AlternateContent>
        </w:r>
        <w:r w:rsidRPr="006E5005" w:rsidDel="00007218">
          <w:rPr>
            <w:sz w:val="16"/>
            <w:szCs w:val="16"/>
          </w:rPr>
          <w:delText xml:space="preserve">TDCE  </w:delText>
        </w:r>
        <w:r w:rsidDel="00007218">
          <w:rPr>
            <w:sz w:val="16"/>
            <w:szCs w:val="16"/>
          </w:rPr>
          <w:delText xml:space="preserve">   </w:delText>
        </w:r>
        <w:r w:rsidRPr="006E5005" w:rsidDel="00007218">
          <w:rPr>
            <w:sz w:val="16"/>
            <w:szCs w:val="16"/>
          </w:rPr>
          <w:delText>=</w:delText>
        </w:r>
        <w:r w:rsidRPr="006E5005" w:rsidDel="00007218">
          <w:rPr>
            <w:sz w:val="16"/>
            <w:szCs w:val="16"/>
          </w:rPr>
          <w:tab/>
          <w:delText xml:space="preserve"> </w:delText>
        </w:r>
      </w:del>
    </w:p>
    <w:p w14:paraId="652E8823" w14:textId="77777777" w:rsidR="00827926" w:rsidDel="00007218" w:rsidRDefault="00827926" w:rsidP="00827926">
      <w:pPr>
        <w:ind w:left="1134" w:firstLine="153"/>
        <w:rPr>
          <w:del w:id="313" w:author="Jacob, Susan" w:date="2017-11-28T13:09:00Z"/>
          <w:sz w:val="16"/>
          <w:szCs w:val="16"/>
        </w:rPr>
      </w:pPr>
      <w:del w:id="314" w:author="Jacob, Susan" w:date="2017-11-28T13:09:00Z">
        <w:r w:rsidRPr="006E5005" w:rsidDel="00007218">
          <w:rPr>
            <w:sz w:val="16"/>
            <w:szCs w:val="16"/>
          </w:rPr>
          <w:delText xml:space="preserve">               </w:delText>
        </w:r>
        <w:r w:rsidDel="00007218">
          <w:rPr>
            <w:sz w:val="16"/>
            <w:szCs w:val="16"/>
          </w:rPr>
          <w:delText xml:space="preserve">      </w:delText>
        </w:r>
        <w:r w:rsidRPr="006E5005" w:rsidDel="00007218">
          <w:rPr>
            <w:sz w:val="16"/>
            <w:szCs w:val="16"/>
          </w:rPr>
          <w:delText xml:space="preserve"> </w:delText>
        </w:r>
        <w:r w:rsidDel="00007218">
          <w:rPr>
            <w:sz w:val="16"/>
            <w:szCs w:val="16"/>
          </w:rPr>
          <w:delText xml:space="preserve"> </w:delText>
        </w:r>
        <w:r w:rsidRPr="006E5005" w:rsidDel="00007218">
          <w:rPr>
            <w:sz w:val="16"/>
            <w:szCs w:val="16"/>
          </w:rPr>
          <w:delText>Number of pre-release defects + Number of post-release defects</w:delText>
        </w:r>
      </w:del>
    </w:p>
    <w:p w14:paraId="45298559" w14:textId="77777777" w:rsidR="00827926" w:rsidRPr="006E5005" w:rsidDel="00007218" w:rsidRDefault="00827926" w:rsidP="00827926">
      <w:pPr>
        <w:ind w:left="1134" w:firstLine="153"/>
        <w:rPr>
          <w:del w:id="315" w:author="Jacob, Susan" w:date="2017-11-28T13:09:00Z"/>
          <w:sz w:val="16"/>
          <w:szCs w:val="16"/>
        </w:rPr>
      </w:pPr>
    </w:p>
    <w:p w14:paraId="64ED90FB" w14:textId="77777777" w:rsidR="00827926" w:rsidDel="00007218" w:rsidRDefault="00827926" w:rsidP="00827926">
      <w:pPr>
        <w:ind w:left="1287"/>
        <w:rPr>
          <w:del w:id="316" w:author="Jacob, Susan" w:date="2017-11-28T13:09:00Z"/>
          <w:sz w:val="16"/>
          <w:szCs w:val="16"/>
        </w:rPr>
      </w:pPr>
      <w:del w:id="317" w:author="Jacob, Susan" w:date="2017-11-28T13:09:00Z">
        <w:r w:rsidRPr="006E5005" w:rsidDel="00007218">
          <w:rPr>
            <w:sz w:val="16"/>
            <w:szCs w:val="16"/>
          </w:rPr>
          <w:delText>Number of pre-release defects</w:delText>
        </w:r>
        <w:r w:rsidDel="00007218">
          <w:rPr>
            <w:sz w:val="16"/>
            <w:szCs w:val="16"/>
          </w:rPr>
          <w:delText xml:space="preserve"> is recorded in each complete software </w:delText>
        </w:r>
        <w:r w:rsidRPr="00E95CD7" w:rsidDel="00007218">
          <w:rPr>
            <w:b/>
            <w:sz w:val="16"/>
            <w:szCs w:val="16"/>
          </w:rPr>
          <w:delText>verification</w:delText>
        </w:r>
        <w:r w:rsidDel="00007218">
          <w:rPr>
            <w:sz w:val="16"/>
            <w:szCs w:val="16"/>
          </w:rPr>
          <w:delText xml:space="preserve"> phase for all Current Production Software Releases</w:delText>
        </w:r>
      </w:del>
    </w:p>
    <w:p w14:paraId="08DFCB5F" w14:textId="77777777" w:rsidR="00827926" w:rsidDel="00007218" w:rsidRDefault="00827926" w:rsidP="00827926">
      <w:pPr>
        <w:ind w:left="1287"/>
        <w:rPr>
          <w:del w:id="318" w:author="Jacob, Susan" w:date="2017-11-28T13:09:00Z"/>
          <w:color w:val="3366FF"/>
        </w:rPr>
      </w:pPr>
      <w:del w:id="319" w:author="Jacob, Susan" w:date="2017-11-28T13:09:00Z">
        <w:r w:rsidDel="00007218">
          <w:rPr>
            <w:sz w:val="16"/>
            <w:szCs w:val="16"/>
          </w:rPr>
          <w:delText xml:space="preserve">Number of </w:delText>
        </w:r>
        <w:r w:rsidRPr="006E5005" w:rsidDel="00007218">
          <w:rPr>
            <w:sz w:val="16"/>
            <w:szCs w:val="16"/>
          </w:rPr>
          <w:delText>post-release defects</w:delText>
        </w:r>
        <w:r w:rsidRPr="00E95CD7" w:rsidDel="00007218">
          <w:rPr>
            <w:sz w:val="16"/>
            <w:szCs w:val="16"/>
          </w:rPr>
          <w:delText xml:space="preserve"> </w:delText>
        </w:r>
        <w:r w:rsidDel="00007218">
          <w:rPr>
            <w:sz w:val="16"/>
            <w:szCs w:val="16"/>
          </w:rPr>
          <w:delText xml:space="preserve">is recorded in each software </w:delText>
        </w:r>
        <w:r w:rsidRPr="00E95CD7" w:rsidDel="00007218">
          <w:rPr>
            <w:b/>
            <w:sz w:val="16"/>
            <w:szCs w:val="16"/>
          </w:rPr>
          <w:delText>evaluation</w:delText>
        </w:r>
        <w:r w:rsidDel="00007218">
          <w:rPr>
            <w:sz w:val="16"/>
            <w:szCs w:val="16"/>
          </w:rPr>
          <w:delText xml:space="preserve"> phase</w:delText>
        </w:r>
        <w:r w:rsidRPr="00D53B33" w:rsidDel="00007218">
          <w:rPr>
            <w:sz w:val="16"/>
            <w:szCs w:val="16"/>
          </w:rPr>
          <w:delText xml:space="preserve"> </w:delText>
        </w:r>
        <w:r w:rsidDel="00007218">
          <w:rPr>
            <w:sz w:val="16"/>
            <w:szCs w:val="16"/>
          </w:rPr>
          <w:delText>for all Current Production Software Releases</w:delText>
        </w:r>
      </w:del>
    </w:p>
    <w:p w14:paraId="0C89BB5B" w14:textId="77777777" w:rsidR="00827926" w:rsidDel="00007218" w:rsidRDefault="00827926" w:rsidP="00827926">
      <w:pPr>
        <w:rPr>
          <w:del w:id="320" w:author="Jacob, Susan" w:date="2017-11-28T13:10:00Z"/>
          <w:i/>
          <w:color w:val="3366FF"/>
        </w:rPr>
      </w:pPr>
    </w:p>
    <w:p w14:paraId="1AE53C3F" w14:textId="77777777" w:rsidR="00827926" w:rsidDel="00007218" w:rsidRDefault="00827926" w:rsidP="00827926">
      <w:pPr>
        <w:rPr>
          <w:del w:id="321" w:author="Jacob, Susan" w:date="2017-11-28T13:10:00Z"/>
        </w:rPr>
      </w:pPr>
      <w:del w:id="322" w:author="Jacob, Susan" w:date="2017-11-28T13:10:00Z">
        <w:r w:rsidRPr="00325EFD" w:rsidDel="00007218">
          <w:delText>These metrics are each separately monitored using the KPI 4-box chart mechanism</w:delText>
        </w:r>
        <w:r w:rsidDel="00007218">
          <w:delText xml:space="preserve">, as per reference </w:delText>
        </w:r>
        <w:r w:rsidDel="00007218">
          <w:fldChar w:fldCharType="begin"/>
        </w:r>
        <w:r w:rsidDel="00007218">
          <w:delInstrText>HYPERLINK  \l "Ref_5_1_12"</w:delInstrText>
        </w:r>
        <w:r w:rsidDel="00007218">
          <w:fldChar w:fldCharType="separate"/>
        </w:r>
        <w:r w:rsidDel="00007218">
          <w:rPr>
            <w:rStyle w:val="Hyperlink"/>
            <w:rFonts w:eastAsiaTheme="majorEastAsia"/>
          </w:rPr>
          <w:delText>5.1</w:delText>
        </w:r>
        <w:r w:rsidDel="00007218">
          <w:rPr>
            <w:rStyle w:val="Hyperlink"/>
            <w:rFonts w:eastAsiaTheme="majorEastAsia"/>
          </w:rPr>
          <w:delText>.</w:delText>
        </w:r>
        <w:r w:rsidDel="00007218">
          <w:rPr>
            <w:rStyle w:val="Hyperlink"/>
            <w:rFonts w:eastAsiaTheme="majorEastAsia"/>
          </w:rPr>
          <w:delText>1</w:delText>
        </w:r>
        <w:r w:rsidDel="00007218">
          <w:rPr>
            <w:rStyle w:val="Hyperlink"/>
            <w:rFonts w:eastAsiaTheme="majorEastAsia"/>
          </w:rPr>
          <w:delText>3</w:delText>
        </w:r>
        <w:r w:rsidDel="00007218">
          <w:fldChar w:fldCharType="end"/>
        </w:r>
        <w:r w:rsidDel="00007218">
          <w:delText>.</w:delText>
        </w:r>
      </w:del>
    </w:p>
    <w:p w14:paraId="6744FA7A" w14:textId="77777777" w:rsidR="00827926" w:rsidRPr="00DF7BD5" w:rsidRDefault="00827926" w:rsidP="00827926">
      <w:pPr>
        <w:rPr>
          <w:ins w:id="323" w:author="Jacob, Susan" w:date="2017-11-28T13:10:00Z"/>
        </w:rPr>
      </w:pPr>
    </w:p>
    <w:p w14:paraId="5C49FFFF" w14:textId="77777777" w:rsidR="00827926" w:rsidRDefault="00827926" w:rsidP="00827926">
      <w:pPr>
        <w:numPr>
          <w:ilvl w:val="0"/>
          <w:numId w:val="38"/>
        </w:numPr>
        <w:jc w:val="both"/>
        <w:rPr>
          <w:ins w:id="324" w:author="Jacob, Susan" w:date="2017-11-28T13:10:00Z"/>
        </w:rPr>
      </w:pPr>
      <w:ins w:id="325" w:author="Jacob, Susan" w:date="2017-11-28T13:10:00Z">
        <w:r w:rsidRPr="0077156B">
          <w:rPr>
            <w:b/>
          </w:rPr>
          <w:t>Total Change Requests reported in a month by Request Type and Priority</w:t>
        </w:r>
        <w:r>
          <w:t xml:space="preserve"> - The number of reported Change Requests in the month. </w:t>
        </w:r>
      </w:ins>
    </w:p>
    <w:p w14:paraId="1DEEC623" w14:textId="77777777" w:rsidR="00827926" w:rsidRPr="00DF7BD5" w:rsidRDefault="00827926" w:rsidP="00827926">
      <w:pPr>
        <w:ind w:left="720"/>
        <w:rPr>
          <w:ins w:id="326" w:author="Jacob, Susan" w:date="2017-11-28T13:10:00Z"/>
        </w:rPr>
      </w:pPr>
      <w:ins w:id="327" w:author="Jacob, Susan" w:date="2017-11-28T13:10:00Z">
        <w:r>
          <w:t>Request Type can be ‘Bug’ or ‘Enhancement’.</w:t>
        </w:r>
      </w:ins>
    </w:p>
    <w:p w14:paraId="6C33E0CA" w14:textId="77777777" w:rsidR="00827926" w:rsidRPr="00DF7BD5" w:rsidRDefault="00827926" w:rsidP="00827926">
      <w:pPr>
        <w:numPr>
          <w:ilvl w:val="0"/>
          <w:numId w:val="38"/>
        </w:numPr>
        <w:jc w:val="both"/>
        <w:rPr>
          <w:ins w:id="328" w:author="Jacob, Susan" w:date="2017-11-28T13:10:00Z"/>
        </w:rPr>
      </w:pPr>
      <w:ins w:id="329" w:author="Jacob, Susan" w:date="2017-11-28T13:10:00Z">
        <w:r w:rsidRPr="0077156B">
          <w:rPr>
            <w:b/>
          </w:rPr>
          <w:t>External Vs Internal Change Requests</w:t>
        </w:r>
        <w:r>
          <w:t xml:space="preserve"> - Change Request</w:t>
        </w:r>
        <w:r w:rsidRPr="00DF7BD5">
          <w:t>s identified in Live code/will</w:t>
        </w:r>
        <w:r>
          <w:t xml:space="preserve"> affect Live Code Vs Internal Change Request</w:t>
        </w:r>
        <w:r w:rsidRPr="00DF7BD5">
          <w:t>s</w:t>
        </w:r>
        <w:r>
          <w:t xml:space="preserve">. A Change Request raised as an internal one on analysis can be understood as one affecting Live code </w:t>
        </w:r>
      </w:ins>
      <w:ins w:id="330" w:author="Jacob, Susan" w:date="2020-11-17T10:30:00Z">
        <w:r>
          <w:t>and, in this case,</w:t>
        </w:r>
      </w:ins>
      <w:ins w:id="331" w:author="Jacob, Susan" w:date="2017-11-28T13:10:00Z">
        <w:r>
          <w:t xml:space="preserve"> would be changed to an ‘External’ Change Request. </w:t>
        </w:r>
      </w:ins>
    </w:p>
    <w:p w14:paraId="1D438871" w14:textId="77777777" w:rsidR="00827926" w:rsidRPr="00DF7BD5" w:rsidRDefault="00827926" w:rsidP="00827926">
      <w:pPr>
        <w:numPr>
          <w:ilvl w:val="0"/>
          <w:numId w:val="38"/>
        </w:numPr>
        <w:jc w:val="both"/>
        <w:rPr>
          <w:ins w:id="332" w:author="Jacob, Susan" w:date="2017-11-28T13:10:00Z"/>
        </w:rPr>
      </w:pPr>
      <w:ins w:id="333" w:author="Jacob, Susan" w:date="2017-11-28T13:10:00Z">
        <w:r w:rsidRPr="0077156B">
          <w:rPr>
            <w:b/>
          </w:rPr>
          <w:t>Backlog by Age</w:t>
        </w:r>
        <w:r w:rsidRPr="00DF7BD5">
          <w:t xml:space="preserve"> – The </w:t>
        </w:r>
        <w:r>
          <w:t xml:space="preserve">number of Open CRs distributed over time. </w:t>
        </w:r>
      </w:ins>
    </w:p>
    <w:p w14:paraId="42D60F9F" w14:textId="77777777" w:rsidR="00827926" w:rsidRDefault="00827926" w:rsidP="00827926">
      <w:pPr>
        <w:pStyle w:val="Heading3"/>
      </w:pPr>
      <w:bookmarkStart w:id="334" w:name="_Ref190673532"/>
      <w:bookmarkStart w:id="335" w:name="_Toc354554901"/>
      <w:bookmarkStart w:id="336" w:name="_Toc354555059"/>
      <w:bookmarkStart w:id="337" w:name="_Toc499638910"/>
      <w:bookmarkEnd w:id="153"/>
      <w:r>
        <w:t>Review</w:t>
      </w:r>
      <w:bookmarkEnd w:id="334"/>
      <w:bookmarkEnd w:id="335"/>
      <w:bookmarkEnd w:id="336"/>
      <w:bookmarkEnd w:id="337"/>
    </w:p>
    <w:p w14:paraId="292225EC" w14:textId="77777777" w:rsidR="00827926" w:rsidRPr="00500D86" w:rsidRDefault="00827926" w:rsidP="00827926">
      <w:r w:rsidRPr="00500D86">
        <w:t xml:space="preserve">As a minimum, </w:t>
      </w:r>
      <w:r>
        <w:t>t</w:t>
      </w:r>
      <w:r w:rsidRPr="00500D86">
        <w:t>hese figures shall be collated on a quarterly basis</w:t>
      </w:r>
      <w:r>
        <w:t xml:space="preserve">.  </w:t>
      </w:r>
      <w:del w:id="338" w:author="Jacob, Susan" w:date="2017-11-28T13:11:00Z">
        <w:r w:rsidDel="00CB5B06">
          <w:delText>They must also be</w:delText>
        </w:r>
        <w:r w:rsidRPr="00500D86" w:rsidDel="00CB5B06">
          <w:delText xml:space="preserve"> reviewed </w:delText>
        </w:r>
        <w:r w:rsidDel="00CB5B06">
          <w:delText xml:space="preserve">by site technical management, as a minimum, </w:delText>
        </w:r>
        <w:r w:rsidRPr="00500D86" w:rsidDel="00CB5B06">
          <w:delText xml:space="preserve">on a </w:delText>
        </w:r>
        <w:r w:rsidDel="00CB5B06">
          <w:delText>six-monthly</w:delText>
        </w:r>
        <w:r w:rsidRPr="00500D86" w:rsidDel="00CB5B06">
          <w:delText xml:space="preserve"> basis.</w:delText>
        </w:r>
      </w:del>
      <w:ins w:id="339" w:author="Jacob, Susan" w:date="2017-11-28T13:11:00Z">
        <w:r>
          <w:t>The Software Quality Engineer would review these metrics with re</w:t>
        </w:r>
      </w:ins>
      <w:ins w:id="340" w:author="Jacob, Susan" w:date="2017-11-28T13:15:00Z">
        <w:r>
          <w:t>s</w:t>
        </w:r>
      </w:ins>
      <w:ins w:id="341" w:author="Jacob, Susan" w:date="2017-11-28T13:11:00Z">
        <w:r>
          <w:t xml:space="preserve">pective Product Team Lead in cases where there are quality concerns, records are </w:t>
        </w:r>
      </w:ins>
      <w:ins w:id="342" w:author="Jacob, Susan" w:date="2017-11-28T13:14:00Z">
        <w:r>
          <w:t>not sufficiently maintained or do not have all information.</w:t>
        </w:r>
      </w:ins>
      <w:r w:rsidRPr="00500D86">
        <w:t xml:space="preserve"> Improvement</w:t>
      </w:r>
      <w:r>
        <w:rPr>
          <w:i/>
          <w:color w:val="3366FF"/>
        </w:rPr>
        <w:t xml:space="preserve"> </w:t>
      </w:r>
      <w:r w:rsidRPr="00500D86">
        <w:t>opportunities will be identified as part of the review process.</w:t>
      </w:r>
    </w:p>
    <w:p w14:paraId="1E159C70" w14:textId="77777777" w:rsidR="00827926" w:rsidRDefault="00827926" w:rsidP="00827926">
      <w:pPr>
        <w:pStyle w:val="Heading1"/>
      </w:pPr>
      <w:bookmarkStart w:id="343" w:name="_Ref190662424"/>
      <w:bookmarkStart w:id="344" w:name="_Toc354554902"/>
      <w:bookmarkStart w:id="345" w:name="_Toc354555060"/>
      <w:bookmarkStart w:id="346" w:name="_Toc499638911"/>
      <w:r>
        <w:t>Support Documentation</w:t>
      </w:r>
      <w:bookmarkEnd w:id="343"/>
      <w:bookmarkEnd w:id="344"/>
      <w:bookmarkEnd w:id="345"/>
      <w:bookmarkEnd w:id="346"/>
    </w:p>
    <w:p w14:paraId="3E1F3607" w14:textId="77777777" w:rsidR="00827926" w:rsidRDefault="00827926" w:rsidP="00827926">
      <w:pPr>
        <w:pStyle w:val="Heading2"/>
      </w:pPr>
      <w:bookmarkStart w:id="347" w:name="_Toc354554903"/>
      <w:bookmarkStart w:id="348" w:name="_Toc354555061"/>
      <w:bookmarkStart w:id="349" w:name="_Toc499638912"/>
      <w:r>
        <w:t>Global Procedures</w:t>
      </w:r>
      <w:bookmarkEnd w:id="347"/>
      <w:bookmarkEnd w:id="348"/>
      <w:bookmarkEnd w:id="349"/>
    </w:p>
    <w:p w14:paraId="4E686D01" w14:textId="77777777" w:rsidR="00827926" w:rsidRPr="006324C2" w:rsidRDefault="00827926" w:rsidP="00827926">
      <w:bookmarkStart w:id="350" w:name="Ref_5_1_1"/>
      <w:r>
        <w:t>5.1.1</w:t>
      </w:r>
      <w:bookmarkEnd w:id="350"/>
      <w:r>
        <w:tab/>
      </w:r>
      <w:del w:id="351" w:author="Jacob, Susan" w:date="2017-11-28T13:18:00Z">
        <w:r w:rsidDel="006D1053">
          <w:fldChar w:fldCharType="begin"/>
        </w:r>
      </w:del>
      <w:ins w:id="352" w:author="Jacob, Susan" w:date="2020-11-17T10:09:00Z">
        <w:r>
          <w:instrText>HYPERLINK "http://globalquality/Documents/Shared Documents/Edwards Quality Management System/Level 2 - Edwards Quality Elements/EQE024 - Software Quality.doc"</w:instrText>
        </w:r>
      </w:ins>
      <w:del w:id="353" w:author="Jacob, Susan" w:date="2017-11-28T13:18:00Z">
        <w:r w:rsidDel="006D1053">
          <w:delInstrText>HYPERLINK "http://globalquality/Documents/Shared%20Documents/Edwards%20Quality%20Management%20System/Level%202%20-%20Edwards%20Quality%20Elements/EQE024%20-%20Software%20Quality.doc"</w:delInstrText>
        </w:r>
      </w:del>
      <w:ins w:id="354" w:author="Jacob, Susan" w:date="2020-11-17T10:09:00Z">
        <w:del w:id="355" w:author="Jacob, Susan" w:date="2017-11-28T13:18:00Z"/>
      </w:ins>
      <w:del w:id="356" w:author="Jacob, Susan" w:date="2017-11-28T13:18:00Z">
        <w:r w:rsidDel="006D1053">
          <w:fldChar w:fldCharType="separate"/>
        </w:r>
        <w:r w:rsidRPr="006D1053" w:rsidDel="006D1053">
          <w:rPr>
            <w:rFonts w:eastAsiaTheme="majorEastAsia"/>
            <w:rPrChange w:id="357" w:author="Jacob, Susan" w:date="2017-11-28T13:18:00Z">
              <w:rPr>
                <w:rStyle w:val="Hyperlink"/>
                <w:rFonts w:eastAsiaTheme="majorEastAsia"/>
              </w:rPr>
            </w:rPrChange>
          </w:rPr>
          <w:delText>EQ</w:delText>
        </w:r>
        <w:r w:rsidRPr="006D1053" w:rsidDel="006D1053">
          <w:rPr>
            <w:rFonts w:eastAsiaTheme="majorEastAsia"/>
            <w:rPrChange w:id="358" w:author="Jacob, Susan" w:date="2017-11-28T13:18:00Z">
              <w:rPr>
                <w:rStyle w:val="Hyperlink"/>
                <w:rFonts w:eastAsiaTheme="majorEastAsia"/>
              </w:rPr>
            </w:rPrChange>
          </w:rPr>
          <w:delText>E</w:delText>
        </w:r>
        <w:r w:rsidRPr="006D1053" w:rsidDel="006D1053">
          <w:rPr>
            <w:rFonts w:eastAsiaTheme="majorEastAsia"/>
            <w:rPrChange w:id="359" w:author="Jacob, Susan" w:date="2017-11-28T13:18:00Z">
              <w:rPr>
                <w:rStyle w:val="Hyperlink"/>
                <w:rFonts w:eastAsiaTheme="majorEastAsia"/>
              </w:rPr>
            </w:rPrChange>
          </w:rPr>
          <w:delText>0</w:delText>
        </w:r>
        <w:r w:rsidRPr="006D1053" w:rsidDel="006D1053">
          <w:rPr>
            <w:rFonts w:eastAsiaTheme="majorEastAsia"/>
            <w:rPrChange w:id="360" w:author="Jacob, Susan" w:date="2017-11-28T13:18:00Z">
              <w:rPr>
                <w:rStyle w:val="Hyperlink"/>
                <w:rFonts w:eastAsiaTheme="majorEastAsia"/>
              </w:rPr>
            </w:rPrChange>
          </w:rPr>
          <w:delText>2</w:delText>
        </w:r>
        <w:r w:rsidRPr="006D1053" w:rsidDel="006D1053">
          <w:rPr>
            <w:rFonts w:eastAsiaTheme="majorEastAsia"/>
            <w:rPrChange w:id="361" w:author="Jacob, Susan" w:date="2017-11-28T13:18:00Z">
              <w:rPr>
                <w:rStyle w:val="Hyperlink"/>
                <w:rFonts w:eastAsiaTheme="majorEastAsia"/>
              </w:rPr>
            </w:rPrChange>
          </w:rPr>
          <w:delText>4</w:delText>
        </w:r>
        <w:r w:rsidDel="006D1053">
          <w:fldChar w:fldCharType="end"/>
        </w:r>
      </w:del>
      <w:del w:id="362" w:author="Jacob, Susan" w:date="2020-11-17T10:25:00Z">
        <w:r w:rsidDel="007862C0">
          <w:delText xml:space="preserve">, </w:delText>
        </w:r>
        <w:r w:rsidRPr="006324C2" w:rsidDel="007862C0">
          <w:delText>Edwards Quality Element</w:delText>
        </w:r>
        <w:r w:rsidDel="007862C0">
          <w:delText xml:space="preserve">, </w:delText>
        </w:r>
      </w:del>
      <w:r w:rsidRPr="006324C2">
        <w:t>Software Quality</w:t>
      </w:r>
    </w:p>
    <w:p w14:paraId="172A9DA0" w14:textId="77777777" w:rsidR="00827926" w:rsidRDefault="00827926" w:rsidP="00827926">
      <w:bookmarkStart w:id="363" w:name="Ref_5_1_2"/>
      <w:r>
        <w:t>5.1.2</w:t>
      </w:r>
      <w:bookmarkEnd w:id="363"/>
      <w:r>
        <w:tab/>
      </w:r>
      <w:del w:id="364" w:author="Jacob, Susan" w:date="2017-11-28T13:18:00Z">
        <w:r w:rsidDel="006D1053">
          <w:fldChar w:fldCharType="begin"/>
        </w:r>
      </w:del>
      <w:ins w:id="365" w:author="Jacob, Susan" w:date="2020-11-17T10:09:00Z">
        <w:r>
          <w:instrText>HYPERLINK "http://globalquality/Documents/Shared Documents/Edwards Quality Management System/Level 3 - Global Procedures/024-001 Software Development Procedure.doc"</w:instrText>
        </w:r>
      </w:ins>
      <w:del w:id="366" w:author="Jacob, Susan" w:date="2017-11-28T13:18:00Z">
        <w:r w:rsidDel="006D1053">
          <w:delInstrText>HYPERLINK "http://globalquality/Documents/Shared%20Documents/Edwards%20Quality%20Management%20System/Level%203%20-%20Global%20Procedures/024-001%20Software%20Development%20Procedure.doc"</w:delInstrText>
        </w:r>
      </w:del>
      <w:ins w:id="367" w:author="Jacob, Susan" w:date="2020-11-17T10:09:00Z">
        <w:del w:id="368" w:author="Jacob, Susan" w:date="2017-11-28T13:18:00Z"/>
      </w:ins>
      <w:del w:id="369" w:author="Jacob, Susan" w:date="2017-11-28T13:18:00Z">
        <w:r w:rsidDel="006D1053">
          <w:fldChar w:fldCharType="separate"/>
        </w:r>
        <w:r w:rsidRPr="006D1053" w:rsidDel="006D1053">
          <w:rPr>
            <w:rFonts w:eastAsiaTheme="majorEastAsia"/>
            <w:rPrChange w:id="370" w:author="Jacob, Susan" w:date="2017-11-28T13:18:00Z">
              <w:rPr>
                <w:rStyle w:val="Hyperlink"/>
                <w:rFonts w:eastAsiaTheme="majorEastAsia"/>
              </w:rPr>
            </w:rPrChange>
          </w:rPr>
          <w:delText>024-</w:delText>
        </w:r>
        <w:r w:rsidRPr="006D1053" w:rsidDel="006D1053">
          <w:rPr>
            <w:rFonts w:eastAsiaTheme="majorEastAsia"/>
            <w:rPrChange w:id="371" w:author="Jacob, Susan" w:date="2017-11-28T13:18:00Z">
              <w:rPr>
                <w:rStyle w:val="Hyperlink"/>
                <w:rFonts w:eastAsiaTheme="majorEastAsia"/>
              </w:rPr>
            </w:rPrChange>
          </w:rPr>
          <w:delText>0</w:delText>
        </w:r>
        <w:r w:rsidRPr="006D1053" w:rsidDel="006D1053">
          <w:rPr>
            <w:rFonts w:eastAsiaTheme="majorEastAsia"/>
            <w:rPrChange w:id="372" w:author="Jacob, Susan" w:date="2017-11-28T13:18:00Z">
              <w:rPr>
                <w:rStyle w:val="Hyperlink"/>
                <w:rFonts w:eastAsiaTheme="majorEastAsia"/>
              </w:rPr>
            </w:rPrChange>
          </w:rPr>
          <w:delText>01</w:delText>
        </w:r>
        <w:r w:rsidDel="006D1053">
          <w:fldChar w:fldCharType="end"/>
        </w:r>
      </w:del>
      <w:del w:id="373" w:author="Jacob, Susan" w:date="2020-11-17T10:24:00Z">
        <w:r w:rsidDel="007862C0">
          <w:delText xml:space="preserve">, </w:delText>
        </w:r>
      </w:del>
      <w:ins w:id="374" w:author="Jacob, Susan" w:date="2020-11-17T10:18:00Z">
        <w:r>
          <w:t xml:space="preserve">Software Quality </w:t>
        </w:r>
      </w:ins>
      <w:del w:id="375" w:author="Jacob, Susan" w:date="2020-11-17T10:23:00Z">
        <w:r w:rsidDel="007862C0">
          <w:delText xml:space="preserve">Software </w:delText>
        </w:r>
      </w:del>
      <w:r>
        <w:t>Development Procedur</w:t>
      </w:r>
      <w:ins w:id="376" w:author="Jacob, Susan" w:date="2017-11-30T15:27:00Z">
        <w:r>
          <w:t>e</w:t>
        </w:r>
      </w:ins>
      <w:del w:id="377" w:author="Jacob, Susan" w:date="2017-11-28T13:29:00Z">
        <w:r w:rsidDel="00241ED2">
          <w:delText>e, Issue 1</w:delText>
        </w:r>
      </w:del>
      <w:del w:id="378" w:author="Jacob, Susan" w:date="2020-11-17T10:18:00Z">
        <w:r w:rsidDel="001166D6">
          <w:delText>. Replaces 1A070-030.</w:delText>
        </w:r>
      </w:del>
    </w:p>
    <w:p w14:paraId="58EDC9EE" w14:textId="77777777" w:rsidR="00827926" w:rsidRDefault="00827926" w:rsidP="00827926">
      <w:r>
        <w:t>5.1.3</w:t>
      </w:r>
      <w:r>
        <w:tab/>
      </w:r>
      <w:del w:id="379" w:author="Jacob, Susan" w:date="2017-11-28T13:18:00Z">
        <w:r w:rsidDel="006D1053">
          <w:fldChar w:fldCharType="begin"/>
        </w:r>
      </w:del>
      <w:ins w:id="380" w:author="Jacob, Susan" w:date="2020-11-17T10:09:00Z">
        <w:r>
          <w:instrText>HYPERLINK "http://globalquality/Documents/Shared Documents/Edwards Quality Management System/Level 3 - Global Procedures/024-002 Edwards C Sharp Coding Standard.doc"</w:instrText>
        </w:r>
      </w:ins>
      <w:del w:id="381" w:author="Jacob, Susan" w:date="2017-11-28T13:18:00Z">
        <w:r w:rsidDel="006D1053">
          <w:delInstrText>HYPERLINK "http://globalquality/Documents/Shared%20Documents/Edwards%20Quality%20Management%20System/Level%203%20-%20Global%20Procedures/024-002%20Edwards%20C%20Sharp%20Coding%20Standard.doc"</w:delInstrText>
        </w:r>
      </w:del>
      <w:ins w:id="382" w:author="Jacob, Susan" w:date="2020-11-17T10:09:00Z">
        <w:del w:id="383" w:author="Jacob, Susan" w:date="2017-11-28T13:18:00Z"/>
      </w:ins>
      <w:del w:id="384" w:author="Jacob, Susan" w:date="2017-11-28T13:18:00Z">
        <w:r w:rsidDel="006D1053">
          <w:fldChar w:fldCharType="separate"/>
        </w:r>
        <w:r w:rsidRPr="006D1053" w:rsidDel="006D1053">
          <w:rPr>
            <w:rFonts w:eastAsiaTheme="majorEastAsia"/>
            <w:rPrChange w:id="385" w:author="Jacob, Susan" w:date="2017-11-28T13:18:00Z">
              <w:rPr>
                <w:rStyle w:val="Hyperlink"/>
                <w:rFonts w:eastAsiaTheme="majorEastAsia"/>
              </w:rPr>
            </w:rPrChange>
          </w:rPr>
          <w:delText>024</w:delText>
        </w:r>
        <w:r w:rsidRPr="006D1053" w:rsidDel="006D1053">
          <w:rPr>
            <w:rFonts w:eastAsiaTheme="majorEastAsia"/>
            <w:rPrChange w:id="386" w:author="Jacob, Susan" w:date="2017-11-28T13:18:00Z">
              <w:rPr>
                <w:rStyle w:val="Hyperlink"/>
                <w:rFonts w:eastAsiaTheme="majorEastAsia"/>
              </w:rPr>
            </w:rPrChange>
          </w:rPr>
          <w:delText>-</w:delText>
        </w:r>
        <w:r w:rsidRPr="006D1053" w:rsidDel="006D1053">
          <w:rPr>
            <w:rFonts w:eastAsiaTheme="majorEastAsia"/>
            <w:rPrChange w:id="387" w:author="Jacob, Susan" w:date="2017-11-28T13:18:00Z">
              <w:rPr>
                <w:rStyle w:val="Hyperlink"/>
                <w:rFonts w:eastAsiaTheme="majorEastAsia"/>
              </w:rPr>
            </w:rPrChange>
          </w:rPr>
          <w:delText>0</w:delText>
        </w:r>
        <w:r w:rsidRPr="006D1053" w:rsidDel="006D1053">
          <w:rPr>
            <w:rFonts w:eastAsiaTheme="majorEastAsia"/>
            <w:rPrChange w:id="388" w:author="Jacob, Susan" w:date="2017-11-28T13:18:00Z">
              <w:rPr>
                <w:rStyle w:val="Hyperlink"/>
                <w:rFonts w:eastAsiaTheme="majorEastAsia"/>
              </w:rPr>
            </w:rPrChange>
          </w:rPr>
          <w:delText>0</w:delText>
        </w:r>
        <w:r w:rsidRPr="006D1053" w:rsidDel="006D1053">
          <w:rPr>
            <w:rFonts w:eastAsiaTheme="majorEastAsia"/>
            <w:rPrChange w:id="389" w:author="Jacob, Susan" w:date="2017-11-28T13:18:00Z">
              <w:rPr>
                <w:rStyle w:val="Hyperlink"/>
                <w:rFonts w:eastAsiaTheme="majorEastAsia"/>
              </w:rPr>
            </w:rPrChange>
          </w:rPr>
          <w:delText>2</w:delText>
        </w:r>
        <w:r w:rsidDel="006D1053">
          <w:fldChar w:fldCharType="end"/>
        </w:r>
      </w:del>
      <w:del w:id="390" w:author="Jacob, Susan" w:date="2020-11-17T10:24:00Z">
        <w:r w:rsidDel="007862C0">
          <w:delText xml:space="preserve">, </w:delText>
        </w:r>
      </w:del>
      <w:ins w:id="391" w:author="Jacob, Susan" w:date="2020-11-17T10:18:00Z">
        <w:r>
          <w:t xml:space="preserve">Software Quality </w:t>
        </w:r>
      </w:ins>
      <w:ins w:id="392" w:author="Jacob, Susan" w:date="2020-11-17T10:24:00Z">
        <w:r>
          <w:t xml:space="preserve">Edwards </w:t>
        </w:r>
      </w:ins>
      <w:r>
        <w:t>C</w:t>
      </w:r>
      <w:ins w:id="393" w:author="Jacob, Susan" w:date="2020-11-17T10:24:00Z">
        <w:r>
          <w:t>#</w:t>
        </w:r>
      </w:ins>
      <w:del w:id="394" w:author="Jacob, Susan" w:date="2020-11-17T10:24:00Z">
        <w:r w:rsidDel="007862C0">
          <w:delText>#</w:delText>
        </w:r>
      </w:del>
      <w:r>
        <w:t xml:space="preserve"> Coding Standard</w:t>
      </w:r>
      <w:del w:id="395" w:author="Jacob, Susan" w:date="2020-11-17T10:19:00Z">
        <w:r w:rsidDel="001166D6">
          <w:delText>.</w:delText>
        </w:r>
      </w:del>
    </w:p>
    <w:p w14:paraId="3568A241" w14:textId="77777777" w:rsidR="00827926" w:rsidRDefault="00827926" w:rsidP="00827926">
      <w:r>
        <w:t>5.1.4</w:t>
      </w:r>
      <w:r>
        <w:tab/>
      </w:r>
      <w:del w:id="396" w:author="Jacob, Susan" w:date="2017-11-28T13:18:00Z">
        <w:r w:rsidDel="006D1053">
          <w:fldChar w:fldCharType="begin"/>
        </w:r>
      </w:del>
      <w:ins w:id="397" w:author="Jacob, Susan" w:date="2020-11-17T10:09:00Z">
        <w:r>
          <w:instrText>HYPERLINK "http://globalquality/Documents/Shared Documents/Edwards Quality Management System/Level 3 - Global Procedures/024-003 C  C++ Coding Standard.doc"</w:instrText>
        </w:r>
      </w:ins>
      <w:del w:id="398" w:author="Jacob, Susan" w:date="2017-11-28T13:18:00Z">
        <w:r w:rsidDel="006D1053">
          <w:delInstrText>HYPERLINK "http://globalquality/Documents/Shared%20Documents/Edwards%20Quality%20Management%20System/Level%203%20-%20Global%20Procedures/024-003%20C%20%20C++%20Coding%20Standard.doc"</w:delInstrText>
        </w:r>
      </w:del>
      <w:ins w:id="399" w:author="Jacob, Susan" w:date="2020-11-17T10:09:00Z">
        <w:del w:id="400" w:author="Jacob, Susan" w:date="2017-11-28T13:18:00Z"/>
      </w:ins>
      <w:del w:id="401" w:author="Jacob, Susan" w:date="2017-11-28T13:18:00Z">
        <w:r w:rsidDel="006D1053">
          <w:fldChar w:fldCharType="separate"/>
        </w:r>
        <w:r w:rsidRPr="006D1053" w:rsidDel="006D1053">
          <w:rPr>
            <w:rFonts w:eastAsiaTheme="majorEastAsia"/>
            <w:rPrChange w:id="402" w:author="Jacob, Susan" w:date="2017-11-28T13:18:00Z">
              <w:rPr>
                <w:rStyle w:val="Hyperlink"/>
                <w:rFonts w:eastAsiaTheme="majorEastAsia"/>
              </w:rPr>
            </w:rPrChange>
          </w:rPr>
          <w:delText>024</w:delText>
        </w:r>
        <w:r w:rsidRPr="006D1053" w:rsidDel="006D1053">
          <w:rPr>
            <w:rFonts w:eastAsiaTheme="majorEastAsia"/>
            <w:rPrChange w:id="403" w:author="Jacob, Susan" w:date="2017-11-28T13:18:00Z">
              <w:rPr>
                <w:rStyle w:val="Hyperlink"/>
                <w:rFonts w:eastAsiaTheme="majorEastAsia"/>
              </w:rPr>
            </w:rPrChange>
          </w:rPr>
          <w:delText>-</w:delText>
        </w:r>
        <w:r w:rsidRPr="006D1053" w:rsidDel="006D1053">
          <w:rPr>
            <w:rFonts w:eastAsiaTheme="majorEastAsia"/>
            <w:rPrChange w:id="404" w:author="Jacob, Susan" w:date="2017-11-28T13:18:00Z">
              <w:rPr>
                <w:rStyle w:val="Hyperlink"/>
                <w:rFonts w:eastAsiaTheme="majorEastAsia"/>
              </w:rPr>
            </w:rPrChange>
          </w:rPr>
          <w:delText>0</w:delText>
        </w:r>
        <w:r w:rsidRPr="006D1053" w:rsidDel="006D1053">
          <w:rPr>
            <w:rFonts w:eastAsiaTheme="majorEastAsia"/>
            <w:rPrChange w:id="405" w:author="Jacob, Susan" w:date="2017-11-28T13:18:00Z">
              <w:rPr>
                <w:rStyle w:val="Hyperlink"/>
                <w:rFonts w:eastAsiaTheme="majorEastAsia"/>
              </w:rPr>
            </w:rPrChange>
          </w:rPr>
          <w:delText>0</w:delText>
        </w:r>
        <w:r w:rsidRPr="006D1053" w:rsidDel="006D1053">
          <w:rPr>
            <w:rFonts w:eastAsiaTheme="majorEastAsia"/>
            <w:rPrChange w:id="406" w:author="Jacob, Susan" w:date="2017-11-28T13:18:00Z">
              <w:rPr>
                <w:rStyle w:val="Hyperlink"/>
                <w:rFonts w:eastAsiaTheme="majorEastAsia"/>
              </w:rPr>
            </w:rPrChange>
          </w:rPr>
          <w:delText>3</w:delText>
        </w:r>
        <w:r w:rsidDel="006D1053">
          <w:fldChar w:fldCharType="end"/>
        </w:r>
      </w:del>
      <w:del w:id="407" w:author="Jacob, Susan" w:date="2020-11-17T10:23:00Z">
        <w:r w:rsidDel="007862C0">
          <w:delText xml:space="preserve">, </w:delText>
        </w:r>
      </w:del>
      <w:ins w:id="408" w:author="Jacob, Susan" w:date="2020-11-17T10:18:00Z">
        <w:r>
          <w:t xml:space="preserve">Software </w:t>
        </w:r>
      </w:ins>
      <w:ins w:id="409" w:author="Jacob, Susan" w:date="2020-11-17T10:19:00Z">
        <w:r>
          <w:t xml:space="preserve">Quality </w:t>
        </w:r>
      </w:ins>
      <w:r>
        <w:t>C</w:t>
      </w:r>
      <w:r>
        <w:t xml:space="preserve"> </w:t>
      </w:r>
      <w:del w:id="410" w:author="Jacob, Susan" w:date="2020-11-17T10:24:00Z">
        <w:r w:rsidDel="007862C0">
          <w:delText xml:space="preserve">&amp; </w:delText>
        </w:r>
      </w:del>
      <w:proofErr w:type="spellStart"/>
      <w:r>
        <w:t>C</w:t>
      </w:r>
      <w:proofErr w:type="spellEnd"/>
      <w:r>
        <w:t>++ Coding Standard</w:t>
      </w:r>
      <w:del w:id="411" w:author="Jacob, Susan" w:date="2020-11-17T10:19:00Z">
        <w:r w:rsidDel="001166D6">
          <w:delText>.</w:delText>
        </w:r>
      </w:del>
    </w:p>
    <w:p w14:paraId="0A255595" w14:textId="77777777" w:rsidR="00827926" w:rsidRDefault="00827926" w:rsidP="00827926">
      <w:pPr>
        <w:rPr>
          <w:ins w:id="412" w:author="Jacob, Susan" w:date="2020-11-17T10:17:00Z"/>
        </w:rPr>
      </w:pPr>
      <w:r>
        <w:t>5.1.5</w:t>
      </w:r>
      <w:r>
        <w:tab/>
      </w:r>
      <w:del w:id="413" w:author="Jacob, Susan" w:date="2017-11-28T13:18:00Z">
        <w:r w:rsidRPr="001166D6" w:rsidDel="006D1053">
          <w:rPr>
            <w:rPrChange w:id="414" w:author="Jacob, Susan" w:date="2020-11-17T10:17:00Z">
              <w:rPr>
                <w:color w:val="0000FF"/>
                <w:u w:val="single"/>
              </w:rPr>
            </w:rPrChange>
          </w:rPr>
          <w:fldChar w:fldCharType="begin"/>
        </w:r>
      </w:del>
      <w:ins w:id="415" w:author="Jacob, Susan" w:date="2020-11-17T10:09:00Z">
        <w:r w:rsidRPr="001166D6">
          <w:rPr>
            <w:rPrChange w:id="416" w:author="Jacob, Susan" w:date="2020-11-17T10:17:00Z">
              <w:rPr>
                <w:color w:val="0000FF"/>
                <w:u w:val="single"/>
              </w:rPr>
            </w:rPrChange>
          </w:rPr>
          <w:instrText>HYPERLINK "http://globalquality/Documents/Shared Documents/Edwards Quality Management System/Level 3 - Global Procedures/024-004 Integrated System Software Design and Development.doc"</w:instrText>
        </w:r>
      </w:ins>
      <w:del w:id="417" w:author="Jacob, Susan" w:date="2017-11-28T13:18:00Z">
        <w:r w:rsidRPr="001166D6" w:rsidDel="006D1053">
          <w:rPr>
            <w:rPrChange w:id="418" w:author="Jacob, Susan" w:date="2020-11-17T10:17:00Z">
              <w:rPr>
                <w:color w:val="0000FF"/>
                <w:u w:val="single"/>
              </w:rPr>
            </w:rPrChange>
          </w:rPr>
          <w:delInstrText xml:space="preserve"> HYPERLINK "http://globalquality/Documents/Shared%20Documents/Edwards%20Quality%20Management%20System/Level%203%20-%20Global%20Procedures/024-004%20Integrated%20System%20Software%20Design%20and%20Development.doc" </w:delInstrText>
        </w:r>
      </w:del>
      <w:ins w:id="419" w:author="Jacob, Susan" w:date="2020-11-17T10:09:00Z">
        <w:del w:id="420" w:author="Jacob, Susan" w:date="2017-11-28T13:18:00Z">
          <w:r w:rsidRPr="001166D6" w:rsidDel="006D1053">
            <w:rPr>
              <w:rPrChange w:id="421" w:author="Jacob, Susan" w:date="2020-11-17T10:17:00Z">
                <w:rPr>
                  <w:color w:val="0000FF"/>
                  <w:u w:val="single"/>
                </w:rPr>
              </w:rPrChange>
            </w:rPr>
          </w:r>
        </w:del>
      </w:ins>
      <w:del w:id="422" w:author="Jacob, Susan" w:date="2017-11-28T13:18:00Z">
        <w:r w:rsidRPr="001166D6" w:rsidDel="006D1053">
          <w:rPr>
            <w:rPrChange w:id="423" w:author="Jacob, Susan" w:date="2020-11-17T10:17:00Z">
              <w:rPr>
                <w:color w:val="0000FF"/>
                <w:u w:val="single"/>
              </w:rPr>
            </w:rPrChange>
          </w:rPr>
          <w:fldChar w:fldCharType="separate"/>
        </w:r>
        <w:r w:rsidRPr="001166D6" w:rsidDel="006D1053">
          <w:rPr>
            <w:rFonts w:eastAsiaTheme="majorEastAsia"/>
            <w:rPrChange w:id="424" w:author="Jacob, Susan" w:date="2020-11-17T10:17:00Z">
              <w:rPr>
                <w:rStyle w:val="Hyperlink"/>
                <w:rFonts w:eastAsiaTheme="majorEastAsia"/>
              </w:rPr>
            </w:rPrChange>
          </w:rPr>
          <w:delText>024-</w:delText>
        </w:r>
        <w:r w:rsidRPr="001166D6" w:rsidDel="006D1053">
          <w:rPr>
            <w:rFonts w:eastAsiaTheme="majorEastAsia"/>
            <w:rPrChange w:id="425" w:author="Jacob, Susan" w:date="2020-11-17T10:17:00Z">
              <w:rPr>
                <w:rStyle w:val="Hyperlink"/>
                <w:rFonts w:eastAsiaTheme="majorEastAsia"/>
              </w:rPr>
            </w:rPrChange>
          </w:rPr>
          <w:delText>0</w:delText>
        </w:r>
        <w:r w:rsidRPr="001166D6" w:rsidDel="006D1053">
          <w:rPr>
            <w:rFonts w:eastAsiaTheme="majorEastAsia"/>
            <w:rPrChange w:id="426" w:author="Jacob, Susan" w:date="2020-11-17T10:17:00Z">
              <w:rPr>
                <w:rStyle w:val="Hyperlink"/>
                <w:rFonts w:eastAsiaTheme="majorEastAsia"/>
              </w:rPr>
            </w:rPrChange>
          </w:rPr>
          <w:delText>04</w:delText>
        </w:r>
        <w:r w:rsidRPr="001166D6" w:rsidDel="006D1053">
          <w:rPr>
            <w:rPrChange w:id="427" w:author="Jacob, Susan" w:date="2020-11-17T10:17:00Z">
              <w:rPr>
                <w:color w:val="0000FF"/>
                <w:u w:val="single"/>
              </w:rPr>
            </w:rPrChange>
          </w:rPr>
          <w:fldChar w:fldCharType="end"/>
        </w:r>
      </w:del>
      <w:del w:id="428" w:author="Jacob, Susan" w:date="2020-11-17T10:25:00Z">
        <w:r w:rsidDel="007862C0">
          <w:delText xml:space="preserve">, </w:delText>
        </w:r>
      </w:del>
      <w:ins w:id="429" w:author="Jacob, Susan" w:date="2020-11-17T10:20:00Z">
        <w:r>
          <w:t xml:space="preserve">Software Quality Integrated </w:t>
        </w:r>
      </w:ins>
      <w:del w:id="430" w:author="Jacob, Susan" w:date="2020-11-17T10:19:00Z">
        <w:r w:rsidDel="001166D6">
          <w:delText xml:space="preserve">Integrated </w:delText>
        </w:r>
      </w:del>
      <w:r>
        <w:t>System Software</w:t>
      </w:r>
      <w:ins w:id="431" w:author="Jacob, Susan" w:date="2020-11-17T10:25:00Z">
        <w:r>
          <w:t xml:space="preserve"> Design and Development </w:t>
        </w:r>
      </w:ins>
      <w:del w:id="432" w:author="Jacob, Susan" w:date="2020-11-17T10:25:00Z">
        <w:r w:rsidDel="007862C0">
          <w:delText xml:space="preserve"> Testing &amp; Release </w:delText>
        </w:r>
      </w:del>
      <w:r>
        <w:t>Procedure</w:t>
      </w:r>
      <w:del w:id="433" w:author="Jacob, Susan" w:date="2020-11-17T10:26:00Z">
        <w:r w:rsidDel="007862C0">
          <w:delText>.</w:delText>
        </w:r>
      </w:del>
    </w:p>
    <w:p w14:paraId="5550F0EC" w14:textId="77777777" w:rsidR="00827926" w:rsidRDefault="00827926" w:rsidP="00827926">
      <w:pPr>
        <w:rPr>
          <w:ins w:id="434" w:author="Jacob, Susan" w:date="2020-11-17T10:20:00Z"/>
        </w:rPr>
      </w:pPr>
      <w:ins w:id="435" w:author="Jacob, Susan" w:date="2020-11-17T10:18:00Z">
        <w:r>
          <w:t>5.1.6</w:t>
        </w:r>
        <w:r>
          <w:tab/>
        </w:r>
      </w:ins>
      <w:ins w:id="436" w:author="Jacob, Susan" w:date="2020-11-17T10:20:00Z">
        <w:r>
          <w:t>Software Quality Agile Process</w:t>
        </w:r>
      </w:ins>
    </w:p>
    <w:p w14:paraId="1D3765A1" w14:textId="77777777" w:rsidR="00827926" w:rsidRDefault="00827926" w:rsidP="00827926">
      <w:pPr>
        <w:rPr>
          <w:ins w:id="437" w:author="Jacob, Susan" w:date="2020-11-17T10:21:00Z"/>
        </w:rPr>
      </w:pPr>
      <w:ins w:id="438" w:author="Jacob, Susan" w:date="2020-11-17T10:21:00Z">
        <w:r>
          <w:t>5.1.7</w:t>
        </w:r>
        <w:r>
          <w:tab/>
          <w:t>Software Quality PLC Coding Standard</w:t>
        </w:r>
      </w:ins>
    </w:p>
    <w:p w14:paraId="7142876F" w14:textId="77777777" w:rsidR="00827926" w:rsidRDefault="00827926" w:rsidP="00827926">
      <w:pPr>
        <w:rPr>
          <w:ins w:id="439" w:author="Jacob, Susan" w:date="2020-11-17T10:18:00Z"/>
        </w:rPr>
      </w:pPr>
    </w:p>
    <w:p w14:paraId="2052A523" w14:textId="77777777" w:rsidR="00827926" w:rsidRDefault="00827926" w:rsidP="00827926"/>
    <w:p w14:paraId="1D95F447" w14:textId="77777777" w:rsidR="00827926" w:rsidRPr="00E8106F" w:rsidRDefault="00827926" w:rsidP="00827926">
      <w:bookmarkStart w:id="440" w:name="Ref_5_1_5"/>
      <w:r>
        <w:t>5.1.</w:t>
      </w:r>
      <w:bookmarkEnd w:id="440"/>
      <w:ins w:id="441" w:author="Jacob, Susan" w:date="2020-11-17T10:26:00Z">
        <w:r>
          <w:t>8</w:t>
        </w:r>
      </w:ins>
      <w:del w:id="442" w:author="Jacob, Susan" w:date="2020-11-17T10:26:00Z">
        <w:r w:rsidDel="007862C0">
          <w:delText>6</w:delText>
        </w:r>
      </w:del>
      <w:r>
        <w:tab/>
      </w:r>
      <w:del w:id="443" w:author="Jacob, Susan" w:date="2017-11-28T13:18:00Z">
        <w:r w:rsidDel="006D1053">
          <w:fldChar w:fldCharType="begin"/>
        </w:r>
      </w:del>
      <w:ins w:id="444" w:author="Jacob, Susan" w:date="2020-11-17T10:09:00Z">
        <w:r>
          <w:instrText>HYPERLINK "http://globalquality/Documents/Shared Documents/Edwards Quality Management System/Level 3 - Global Procedures/016-005 Global Corrective Action System - FRACAS.doc"</w:instrText>
        </w:r>
      </w:ins>
      <w:del w:id="445" w:author="Jacob, Susan" w:date="2017-11-28T13:18:00Z">
        <w:r w:rsidDel="006D1053">
          <w:delInstrText>HYPERLINK "http://globalquality/Documents/Shared%20Documents/Edwards%20Quality%20Management%20System/Level%203%20-%20Global%20Procedures/016-005%20Global%20Corrective%20Action%20System%20-%20FRACAS.doc"</w:delInstrText>
        </w:r>
      </w:del>
      <w:ins w:id="446" w:author="Jacob, Susan" w:date="2020-11-17T10:09:00Z">
        <w:del w:id="447" w:author="Jacob, Susan" w:date="2017-11-28T13:18:00Z"/>
      </w:ins>
      <w:del w:id="448" w:author="Jacob, Susan" w:date="2017-11-28T13:18:00Z">
        <w:r w:rsidDel="006D1053">
          <w:fldChar w:fldCharType="separate"/>
        </w:r>
        <w:r w:rsidRPr="006D1053" w:rsidDel="006D1053">
          <w:rPr>
            <w:rFonts w:eastAsiaTheme="majorEastAsia"/>
            <w:rPrChange w:id="449" w:author="Jacob, Susan" w:date="2017-11-28T13:18:00Z">
              <w:rPr>
                <w:rStyle w:val="Hyperlink"/>
                <w:rFonts w:eastAsiaTheme="majorEastAsia"/>
              </w:rPr>
            </w:rPrChange>
          </w:rPr>
          <w:delText>01</w:delText>
        </w:r>
        <w:r w:rsidRPr="006D1053" w:rsidDel="006D1053">
          <w:rPr>
            <w:rFonts w:eastAsiaTheme="majorEastAsia"/>
            <w:rPrChange w:id="450" w:author="Jacob, Susan" w:date="2017-11-28T13:18:00Z">
              <w:rPr>
                <w:rStyle w:val="Hyperlink"/>
                <w:rFonts w:eastAsiaTheme="majorEastAsia"/>
              </w:rPr>
            </w:rPrChange>
          </w:rPr>
          <w:delText>6</w:delText>
        </w:r>
        <w:r w:rsidRPr="006D1053" w:rsidDel="006D1053">
          <w:rPr>
            <w:rFonts w:eastAsiaTheme="majorEastAsia"/>
            <w:rPrChange w:id="451" w:author="Jacob, Susan" w:date="2017-11-28T13:18:00Z">
              <w:rPr>
                <w:rStyle w:val="Hyperlink"/>
                <w:rFonts w:eastAsiaTheme="majorEastAsia"/>
              </w:rPr>
            </w:rPrChange>
          </w:rPr>
          <w:delText>-</w:delText>
        </w:r>
        <w:r w:rsidRPr="006D1053" w:rsidDel="006D1053">
          <w:rPr>
            <w:rFonts w:eastAsiaTheme="majorEastAsia"/>
            <w:rPrChange w:id="452" w:author="Jacob, Susan" w:date="2017-11-28T13:18:00Z">
              <w:rPr>
                <w:rStyle w:val="Hyperlink"/>
                <w:rFonts w:eastAsiaTheme="majorEastAsia"/>
              </w:rPr>
            </w:rPrChange>
          </w:rPr>
          <w:delText>005</w:delText>
        </w:r>
        <w:r w:rsidDel="006D1053">
          <w:fldChar w:fldCharType="end"/>
        </w:r>
      </w:del>
      <w:ins w:id="453" w:author="Jacob, Susan" w:date="2017-11-28T13:18:00Z">
        <w:r w:rsidRPr="006D1053">
          <w:rPr>
            <w:rFonts w:eastAsiaTheme="majorEastAsia"/>
            <w:rPrChange w:id="454" w:author="Jacob, Susan" w:date="2017-11-28T13:18:00Z">
              <w:rPr>
                <w:rStyle w:val="Hyperlink"/>
                <w:rFonts w:eastAsiaTheme="majorEastAsia"/>
              </w:rPr>
            </w:rPrChange>
          </w:rPr>
          <w:t>016-005</w:t>
        </w:r>
      </w:ins>
      <w:r>
        <w:t>,</w:t>
      </w:r>
      <w:r w:rsidRPr="00E8106F">
        <w:t xml:space="preserve"> </w:t>
      </w:r>
      <w:r>
        <w:t xml:space="preserve">Global </w:t>
      </w:r>
      <w:r w:rsidRPr="00E8106F">
        <w:t xml:space="preserve">Corrective Action </w:t>
      </w:r>
      <w:r>
        <w:t>Process,</w:t>
      </w:r>
      <w:r w:rsidRPr="00570096">
        <w:t xml:space="preserve"> </w:t>
      </w:r>
      <w:del w:id="455" w:author="Jacob, Susan" w:date="2017-11-28T13:19:00Z">
        <w:r w:rsidDel="006D1053">
          <w:fldChar w:fldCharType="begin"/>
        </w:r>
        <w:r w:rsidDel="006D1053">
          <w:delInstrText>HYPERLINK "http://edwebid4.edwardshighvacuum.net/iso_car/generator.cfm?frame=mainframe%2Ecfm&amp;pageselected=0&amp;CFID=45742&amp;CFTOKEN=bbf1130fa55b62bc-7DD567F9-E30F-BB0E-75DA4D76DE387738"</w:delInstrText>
        </w:r>
        <w:r w:rsidDel="006D1053">
          <w:fldChar w:fldCharType="separate"/>
        </w:r>
        <w:r w:rsidRPr="006D1053" w:rsidDel="006D1053">
          <w:rPr>
            <w:rFonts w:eastAsiaTheme="majorEastAsia"/>
            <w:rPrChange w:id="456" w:author="Jacob, Susan" w:date="2017-11-28T13:19:00Z">
              <w:rPr>
                <w:rStyle w:val="Hyperlink"/>
                <w:rFonts w:eastAsiaTheme="majorEastAsia"/>
              </w:rPr>
            </w:rPrChange>
          </w:rPr>
          <w:delText>Web-Bas</w:delText>
        </w:r>
        <w:r w:rsidRPr="006D1053" w:rsidDel="006D1053">
          <w:rPr>
            <w:rFonts w:eastAsiaTheme="majorEastAsia"/>
            <w:rPrChange w:id="457" w:author="Jacob, Susan" w:date="2017-11-28T13:19:00Z">
              <w:rPr>
                <w:rStyle w:val="Hyperlink"/>
                <w:rFonts w:eastAsiaTheme="majorEastAsia"/>
              </w:rPr>
            </w:rPrChange>
          </w:rPr>
          <w:delText>e</w:delText>
        </w:r>
        <w:r w:rsidRPr="006D1053" w:rsidDel="006D1053">
          <w:rPr>
            <w:rFonts w:eastAsiaTheme="majorEastAsia"/>
            <w:rPrChange w:id="458" w:author="Jacob, Susan" w:date="2017-11-28T13:19:00Z">
              <w:rPr>
                <w:rStyle w:val="Hyperlink"/>
                <w:rFonts w:eastAsiaTheme="majorEastAsia"/>
              </w:rPr>
            </w:rPrChange>
          </w:rPr>
          <w:delText>d</w:delText>
        </w:r>
        <w:r w:rsidRPr="006D1053" w:rsidDel="006D1053">
          <w:rPr>
            <w:rFonts w:eastAsiaTheme="majorEastAsia"/>
            <w:rPrChange w:id="459" w:author="Jacob, Susan" w:date="2017-11-28T13:19:00Z">
              <w:rPr>
                <w:rStyle w:val="Hyperlink"/>
                <w:rFonts w:eastAsiaTheme="majorEastAsia"/>
              </w:rPr>
            </w:rPrChange>
          </w:rPr>
          <w:delText xml:space="preserve"> FR</w:delText>
        </w:r>
        <w:r w:rsidRPr="006D1053" w:rsidDel="006D1053">
          <w:rPr>
            <w:rFonts w:eastAsiaTheme="majorEastAsia"/>
            <w:rPrChange w:id="460" w:author="Jacob, Susan" w:date="2017-11-28T13:19:00Z">
              <w:rPr>
                <w:rStyle w:val="Hyperlink"/>
                <w:rFonts w:eastAsiaTheme="majorEastAsia"/>
              </w:rPr>
            </w:rPrChange>
          </w:rPr>
          <w:delText>A</w:delText>
        </w:r>
        <w:r w:rsidRPr="006D1053" w:rsidDel="006D1053">
          <w:rPr>
            <w:rFonts w:eastAsiaTheme="majorEastAsia"/>
            <w:rPrChange w:id="461" w:author="Jacob, Susan" w:date="2017-11-28T13:19:00Z">
              <w:rPr>
                <w:rStyle w:val="Hyperlink"/>
                <w:rFonts w:eastAsiaTheme="majorEastAsia"/>
              </w:rPr>
            </w:rPrChange>
          </w:rPr>
          <w:delText>C</w:delText>
        </w:r>
        <w:r w:rsidRPr="006D1053" w:rsidDel="006D1053">
          <w:rPr>
            <w:rFonts w:eastAsiaTheme="majorEastAsia"/>
            <w:rPrChange w:id="462" w:author="Jacob, Susan" w:date="2017-11-28T13:19:00Z">
              <w:rPr>
                <w:rStyle w:val="Hyperlink"/>
                <w:rFonts w:eastAsiaTheme="majorEastAsia"/>
              </w:rPr>
            </w:rPrChange>
          </w:rPr>
          <w:delText>AS N</w:delText>
        </w:r>
        <w:r w:rsidRPr="006D1053" w:rsidDel="006D1053">
          <w:rPr>
            <w:rFonts w:eastAsiaTheme="majorEastAsia"/>
            <w:rPrChange w:id="463" w:author="Jacob, Susan" w:date="2017-11-28T13:19:00Z">
              <w:rPr>
                <w:rStyle w:val="Hyperlink"/>
                <w:rFonts w:eastAsiaTheme="majorEastAsia"/>
              </w:rPr>
            </w:rPrChange>
          </w:rPr>
          <w:delText>C</w:delText>
        </w:r>
        <w:r w:rsidRPr="006D1053" w:rsidDel="006D1053">
          <w:rPr>
            <w:rFonts w:eastAsiaTheme="majorEastAsia"/>
            <w:rPrChange w:id="464" w:author="Jacob, Susan" w:date="2017-11-28T13:19:00Z">
              <w:rPr>
                <w:rStyle w:val="Hyperlink"/>
                <w:rFonts w:eastAsiaTheme="majorEastAsia"/>
              </w:rPr>
            </w:rPrChange>
          </w:rPr>
          <w:delText>R S</w:delText>
        </w:r>
        <w:r w:rsidRPr="006D1053" w:rsidDel="006D1053">
          <w:rPr>
            <w:rFonts w:eastAsiaTheme="majorEastAsia"/>
            <w:rPrChange w:id="465" w:author="Jacob, Susan" w:date="2017-11-28T13:19:00Z">
              <w:rPr>
                <w:rStyle w:val="Hyperlink"/>
                <w:rFonts w:eastAsiaTheme="majorEastAsia"/>
              </w:rPr>
            </w:rPrChange>
          </w:rPr>
          <w:delText>y</w:delText>
        </w:r>
        <w:r w:rsidRPr="006D1053" w:rsidDel="006D1053">
          <w:rPr>
            <w:rFonts w:eastAsiaTheme="majorEastAsia"/>
            <w:rPrChange w:id="466" w:author="Jacob, Susan" w:date="2017-11-28T13:19:00Z">
              <w:rPr>
                <w:rStyle w:val="Hyperlink"/>
                <w:rFonts w:eastAsiaTheme="majorEastAsia"/>
              </w:rPr>
            </w:rPrChange>
          </w:rPr>
          <w:delText>s</w:delText>
        </w:r>
        <w:r w:rsidRPr="006D1053" w:rsidDel="006D1053">
          <w:rPr>
            <w:rFonts w:eastAsiaTheme="majorEastAsia"/>
            <w:rPrChange w:id="467" w:author="Jacob, Susan" w:date="2017-11-28T13:19:00Z">
              <w:rPr>
                <w:rStyle w:val="Hyperlink"/>
                <w:rFonts w:eastAsiaTheme="majorEastAsia"/>
              </w:rPr>
            </w:rPrChange>
          </w:rPr>
          <w:delText>t</w:delText>
        </w:r>
        <w:r w:rsidRPr="006D1053" w:rsidDel="006D1053">
          <w:rPr>
            <w:rFonts w:eastAsiaTheme="majorEastAsia"/>
            <w:rPrChange w:id="468" w:author="Jacob, Susan" w:date="2017-11-28T13:19:00Z">
              <w:rPr>
                <w:rStyle w:val="Hyperlink"/>
                <w:rFonts w:eastAsiaTheme="majorEastAsia"/>
              </w:rPr>
            </w:rPrChange>
          </w:rPr>
          <w:delText>em</w:delText>
        </w:r>
        <w:r w:rsidDel="006D1053">
          <w:fldChar w:fldCharType="end"/>
        </w:r>
      </w:del>
      <w:ins w:id="469" w:author="Jacob, Susan" w:date="2017-11-28T13:19:00Z">
        <w:r w:rsidRPr="006D1053">
          <w:rPr>
            <w:rFonts w:eastAsiaTheme="majorEastAsia"/>
            <w:rPrChange w:id="470" w:author="Jacob, Susan" w:date="2017-11-28T13:19:00Z">
              <w:rPr>
                <w:rStyle w:val="Hyperlink"/>
                <w:rFonts w:eastAsiaTheme="majorEastAsia"/>
              </w:rPr>
            </w:rPrChange>
          </w:rPr>
          <w:t>Web-Based FRACAS NCR System</w:t>
        </w:r>
      </w:ins>
    </w:p>
    <w:p w14:paraId="1CC902FD" w14:textId="77777777" w:rsidR="00827926" w:rsidRDefault="00827926" w:rsidP="00827926">
      <w:bookmarkStart w:id="471" w:name="_Toc159228616"/>
      <w:bookmarkStart w:id="472" w:name="_Toc159228668"/>
      <w:bookmarkStart w:id="473" w:name="_Toc159229299"/>
      <w:bookmarkStart w:id="474" w:name="_Toc159229400"/>
      <w:bookmarkStart w:id="475" w:name="_Toc159229512"/>
      <w:bookmarkStart w:id="476" w:name="_Toc159229946"/>
      <w:bookmarkStart w:id="477" w:name="_Toc229807107"/>
      <w:bookmarkStart w:id="478" w:name="Ref_5_1_6"/>
      <w:r w:rsidRPr="00355781">
        <w:t>5.1.</w:t>
      </w:r>
      <w:bookmarkEnd w:id="478"/>
      <w:ins w:id="479" w:author="Jacob, Susan" w:date="2020-11-17T10:26:00Z">
        <w:r>
          <w:t>9</w:t>
        </w:r>
      </w:ins>
      <w:del w:id="480" w:author="Jacob, Susan" w:date="2020-11-17T10:26:00Z">
        <w:r w:rsidDel="007862C0">
          <w:delText>7</w:delText>
        </w:r>
      </w:del>
      <w:r w:rsidRPr="00355781">
        <w:tab/>
      </w:r>
      <w:del w:id="481" w:author="Jacob, Susan" w:date="2017-11-28T13:19:00Z">
        <w:r w:rsidRPr="00B932E3" w:rsidDel="006D1053">
          <w:fldChar w:fldCharType="begin"/>
        </w:r>
        <w:r w:rsidRPr="00B932E3" w:rsidDel="006D1053">
          <w:delInstrText xml:space="preserve"> HYPERLINK "\\\\ser_cra01\\Quality\\Procedures\\Process Maps\\HTML\\q73-701 engineering change\\1.html" </w:delInstrText>
        </w:r>
        <w:r w:rsidRPr="00B932E3" w:rsidDel="006D1053">
          <w:fldChar w:fldCharType="separate"/>
        </w:r>
        <w:r w:rsidRPr="006D1053" w:rsidDel="006D1053">
          <w:rPr>
            <w:rFonts w:eastAsiaTheme="majorEastAsia"/>
            <w:rPrChange w:id="482" w:author="Jacob, Susan" w:date="2017-11-28T13:19:00Z">
              <w:rPr>
                <w:rStyle w:val="Hyperlink"/>
                <w:rFonts w:eastAsiaTheme="majorEastAsia"/>
              </w:rPr>
            </w:rPrChange>
          </w:rPr>
          <w:delText>Q73</w:delText>
        </w:r>
        <w:r w:rsidRPr="006D1053" w:rsidDel="006D1053">
          <w:rPr>
            <w:rFonts w:eastAsiaTheme="majorEastAsia"/>
            <w:rPrChange w:id="483" w:author="Jacob, Susan" w:date="2017-11-28T13:19:00Z">
              <w:rPr>
                <w:rStyle w:val="Hyperlink"/>
                <w:rFonts w:eastAsiaTheme="majorEastAsia"/>
              </w:rPr>
            </w:rPrChange>
          </w:rPr>
          <w:delText>-</w:delText>
        </w:r>
        <w:r w:rsidRPr="006D1053" w:rsidDel="006D1053">
          <w:rPr>
            <w:rFonts w:eastAsiaTheme="majorEastAsia"/>
            <w:rPrChange w:id="484" w:author="Jacob, Susan" w:date="2017-11-28T13:19:00Z">
              <w:rPr>
                <w:rStyle w:val="Hyperlink"/>
                <w:rFonts w:eastAsiaTheme="majorEastAsia"/>
              </w:rPr>
            </w:rPrChange>
          </w:rPr>
          <w:delText>7</w:delText>
        </w:r>
        <w:r w:rsidRPr="006D1053" w:rsidDel="006D1053">
          <w:rPr>
            <w:rFonts w:eastAsiaTheme="majorEastAsia"/>
            <w:rPrChange w:id="485" w:author="Jacob, Susan" w:date="2017-11-28T13:19:00Z">
              <w:rPr>
                <w:rStyle w:val="Hyperlink"/>
                <w:rFonts w:eastAsiaTheme="majorEastAsia"/>
              </w:rPr>
            </w:rPrChange>
          </w:rPr>
          <w:delText>0</w:delText>
        </w:r>
        <w:r w:rsidRPr="006D1053" w:rsidDel="006D1053">
          <w:rPr>
            <w:rFonts w:eastAsiaTheme="majorEastAsia"/>
            <w:rPrChange w:id="486" w:author="Jacob, Susan" w:date="2017-11-28T13:19:00Z">
              <w:rPr>
                <w:rStyle w:val="Hyperlink"/>
                <w:rFonts w:eastAsiaTheme="majorEastAsia"/>
              </w:rPr>
            </w:rPrChange>
          </w:rPr>
          <w:delText>1</w:delText>
        </w:r>
        <w:r w:rsidRPr="00B932E3" w:rsidDel="006D1053">
          <w:fldChar w:fldCharType="end"/>
        </w:r>
      </w:del>
      <w:ins w:id="487" w:author="Jacob, Susan" w:date="2017-11-28T13:19:00Z">
        <w:r w:rsidRPr="006D1053">
          <w:rPr>
            <w:rFonts w:eastAsiaTheme="majorEastAsia"/>
            <w:rPrChange w:id="488" w:author="Jacob, Susan" w:date="2017-11-28T13:19:00Z">
              <w:rPr>
                <w:rStyle w:val="Hyperlink"/>
                <w:rFonts w:eastAsiaTheme="majorEastAsia"/>
              </w:rPr>
            </w:rPrChange>
          </w:rPr>
          <w:t>Q73-701</w:t>
        </w:r>
      </w:ins>
      <w:r>
        <w:t>,</w:t>
      </w:r>
      <w:r w:rsidRPr="00355781">
        <w:t xml:space="preserve"> </w:t>
      </w:r>
      <w:r w:rsidRPr="00FD4FFA">
        <w:t>Engineerin</w:t>
      </w:r>
      <w:r w:rsidRPr="00FD4FFA">
        <w:t>g</w:t>
      </w:r>
      <w:r w:rsidRPr="00FD4FFA">
        <w:t xml:space="preserve"> Ch</w:t>
      </w:r>
      <w:r w:rsidRPr="00FD4FFA">
        <w:t>a</w:t>
      </w:r>
      <w:r w:rsidRPr="00FD4FFA">
        <w:t>ng</w:t>
      </w:r>
      <w:r w:rsidRPr="00FD4FFA">
        <w:t>e</w:t>
      </w:r>
      <w:r w:rsidRPr="00FD4FFA">
        <w:t xml:space="preserve"> Process</w:t>
      </w:r>
      <w:r>
        <w:t xml:space="preserve">. </w:t>
      </w:r>
      <w:r w:rsidRPr="00355781">
        <w:t> </w:t>
      </w:r>
      <w:del w:id="489" w:author="Jacob, Susan" w:date="2017-11-28T13:19:00Z">
        <w:r w:rsidRPr="00B932E3" w:rsidDel="006D1053">
          <w:fldChar w:fldCharType="begin"/>
        </w:r>
        <w:r w:rsidRPr="00B932E3" w:rsidDel="006D1053">
          <w:delInstrText>HYPERLINK "http://bocwebid.edwards.boc.com/Engineering_Change/index.cfm"</w:delInstrText>
        </w:r>
        <w:r w:rsidRPr="00B932E3" w:rsidDel="006D1053">
          <w:fldChar w:fldCharType="separate"/>
        </w:r>
        <w:r w:rsidRPr="006D1053" w:rsidDel="006D1053">
          <w:rPr>
            <w:rFonts w:eastAsiaTheme="majorEastAsia"/>
            <w:rPrChange w:id="490" w:author="Jacob, Susan" w:date="2017-11-28T13:19:00Z">
              <w:rPr>
                <w:rStyle w:val="Hyperlink"/>
                <w:rFonts w:eastAsiaTheme="majorEastAsia"/>
              </w:rPr>
            </w:rPrChange>
          </w:rPr>
          <w:delText>Web-B</w:delText>
        </w:r>
        <w:r w:rsidRPr="006D1053" w:rsidDel="006D1053">
          <w:rPr>
            <w:rFonts w:eastAsiaTheme="majorEastAsia"/>
            <w:rPrChange w:id="491" w:author="Jacob, Susan" w:date="2017-11-28T13:19:00Z">
              <w:rPr>
                <w:rStyle w:val="Hyperlink"/>
                <w:rFonts w:eastAsiaTheme="majorEastAsia"/>
              </w:rPr>
            </w:rPrChange>
          </w:rPr>
          <w:delText>a</w:delText>
        </w:r>
        <w:r w:rsidRPr="006D1053" w:rsidDel="006D1053">
          <w:rPr>
            <w:rFonts w:eastAsiaTheme="majorEastAsia"/>
            <w:rPrChange w:id="492" w:author="Jacob, Susan" w:date="2017-11-28T13:19:00Z">
              <w:rPr>
                <w:rStyle w:val="Hyperlink"/>
                <w:rFonts w:eastAsiaTheme="majorEastAsia"/>
              </w:rPr>
            </w:rPrChange>
          </w:rPr>
          <w:delText>se</w:delText>
        </w:r>
        <w:r w:rsidRPr="006D1053" w:rsidDel="006D1053">
          <w:rPr>
            <w:rFonts w:eastAsiaTheme="majorEastAsia"/>
            <w:rPrChange w:id="493" w:author="Jacob, Susan" w:date="2017-11-28T13:19:00Z">
              <w:rPr>
                <w:rStyle w:val="Hyperlink"/>
                <w:rFonts w:eastAsiaTheme="majorEastAsia"/>
              </w:rPr>
            </w:rPrChange>
          </w:rPr>
          <w:delText>d</w:delText>
        </w:r>
        <w:r w:rsidRPr="006D1053" w:rsidDel="006D1053">
          <w:rPr>
            <w:rFonts w:eastAsiaTheme="majorEastAsia"/>
            <w:rPrChange w:id="494" w:author="Jacob, Susan" w:date="2017-11-28T13:19:00Z">
              <w:rPr>
                <w:rStyle w:val="Hyperlink"/>
                <w:rFonts w:eastAsiaTheme="majorEastAsia"/>
              </w:rPr>
            </w:rPrChange>
          </w:rPr>
          <w:delText xml:space="preserve"> </w:delText>
        </w:r>
        <w:r w:rsidRPr="006D1053" w:rsidDel="006D1053">
          <w:rPr>
            <w:rFonts w:eastAsiaTheme="majorEastAsia"/>
            <w:rPrChange w:id="495" w:author="Jacob, Susan" w:date="2017-11-28T13:19:00Z">
              <w:rPr>
                <w:rStyle w:val="Hyperlink"/>
                <w:rFonts w:eastAsiaTheme="majorEastAsia"/>
              </w:rPr>
            </w:rPrChange>
          </w:rPr>
          <w:delText>E</w:delText>
        </w:r>
        <w:r w:rsidRPr="006D1053" w:rsidDel="006D1053">
          <w:rPr>
            <w:rFonts w:eastAsiaTheme="majorEastAsia"/>
            <w:rPrChange w:id="496" w:author="Jacob, Susan" w:date="2017-11-28T13:19:00Z">
              <w:rPr>
                <w:rStyle w:val="Hyperlink"/>
                <w:rFonts w:eastAsiaTheme="majorEastAsia"/>
              </w:rPr>
            </w:rPrChange>
          </w:rPr>
          <w:delText>C</w:delText>
        </w:r>
        <w:bookmarkEnd w:id="471"/>
        <w:bookmarkEnd w:id="472"/>
        <w:bookmarkEnd w:id="473"/>
        <w:bookmarkEnd w:id="474"/>
        <w:bookmarkEnd w:id="475"/>
        <w:bookmarkEnd w:id="476"/>
        <w:bookmarkEnd w:id="477"/>
        <w:r w:rsidRPr="006D1053" w:rsidDel="006D1053">
          <w:rPr>
            <w:rFonts w:eastAsiaTheme="majorEastAsia"/>
            <w:rPrChange w:id="497" w:author="Jacob, Susan" w:date="2017-11-28T13:19:00Z">
              <w:rPr>
                <w:rStyle w:val="Hyperlink"/>
                <w:rFonts w:eastAsiaTheme="majorEastAsia"/>
              </w:rPr>
            </w:rPrChange>
          </w:rPr>
          <w:delText xml:space="preserve"> </w:delText>
        </w:r>
        <w:r w:rsidRPr="006D1053" w:rsidDel="006D1053">
          <w:rPr>
            <w:rFonts w:eastAsiaTheme="majorEastAsia"/>
            <w:rPrChange w:id="498" w:author="Jacob, Susan" w:date="2017-11-28T13:19:00Z">
              <w:rPr>
                <w:rStyle w:val="Hyperlink"/>
                <w:rFonts w:eastAsiaTheme="majorEastAsia"/>
              </w:rPr>
            </w:rPrChange>
          </w:rPr>
          <w:delText>system</w:delText>
        </w:r>
        <w:r w:rsidRPr="00B932E3" w:rsidDel="006D1053">
          <w:fldChar w:fldCharType="end"/>
        </w:r>
      </w:del>
      <w:ins w:id="499" w:author="Jacob, Susan" w:date="2017-11-28T13:19:00Z">
        <w:r w:rsidRPr="006D1053">
          <w:rPr>
            <w:rFonts w:eastAsiaTheme="majorEastAsia"/>
            <w:rPrChange w:id="500" w:author="Jacob, Susan" w:date="2017-11-28T13:19:00Z">
              <w:rPr>
                <w:rStyle w:val="Hyperlink"/>
                <w:rFonts w:eastAsiaTheme="majorEastAsia"/>
              </w:rPr>
            </w:rPrChange>
          </w:rPr>
          <w:t>Web-Based EC system</w:t>
        </w:r>
      </w:ins>
      <w:r w:rsidRPr="00B932E3">
        <w:t xml:space="preserve"> </w:t>
      </w:r>
      <w:r w:rsidRPr="00355781">
        <w:t xml:space="preserve">   </w:t>
      </w:r>
    </w:p>
    <w:p w14:paraId="66846A6A" w14:textId="77777777" w:rsidR="00827926" w:rsidRDefault="00827926" w:rsidP="00827926">
      <w:pPr>
        <w:rPr>
          <w:i/>
          <w:color w:val="3366FF"/>
        </w:rPr>
      </w:pPr>
      <w:bookmarkStart w:id="501" w:name="Ref_5_1_7"/>
      <w:r>
        <w:t>5.1.</w:t>
      </w:r>
      <w:bookmarkEnd w:id="501"/>
      <w:ins w:id="502" w:author="Jacob, Susan" w:date="2020-11-17T10:26:00Z">
        <w:r>
          <w:t>10</w:t>
        </w:r>
      </w:ins>
      <w:del w:id="503" w:author="Jacob, Susan" w:date="2020-11-17T10:26:00Z">
        <w:r w:rsidDel="007862C0">
          <w:delText>8</w:delText>
        </w:r>
      </w:del>
      <w:r>
        <w:tab/>
      </w:r>
      <w:del w:id="504" w:author="Jacob, Susan" w:date="2017-11-28T13:19:00Z">
        <w:r w:rsidDel="006D1053">
          <w:fldChar w:fldCharType="begin"/>
        </w:r>
        <w:r w:rsidDel="006D1053">
          <w:delInstrText>HYPERLINK "http://edweb/functions.aspx?id=24470"</w:delInstrText>
        </w:r>
        <w:r w:rsidDel="006D1053">
          <w:fldChar w:fldCharType="separate"/>
        </w:r>
        <w:r w:rsidRPr="006D1053" w:rsidDel="006D1053">
          <w:rPr>
            <w:rFonts w:eastAsiaTheme="majorEastAsia"/>
            <w:rPrChange w:id="505" w:author="Jacob, Susan" w:date="2017-11-28T13:19:00Z">
              <w:rPr>
                <w:rStyle w:val="Hyperlink"/>
                <w:rFonts w:eastAsiaTheme="majorEastAsia"/>
              </w:rPr>
            </w:rPrChange>
          </w:rPr>
          <w:delText>Q7</w:delText>
        </w:r>
        <w:r w:rsidRPr="006D1053" w:rsidDel="006D1053">
          <w:rPr>
            <w:rFonts w:eastAsiaTheme="majorEastAsia"/>
            <w:rPrChange w:id="506" w:author="Jacob, Susan" w:date="2017-11-28T13:19:00Z">
              <w:rPr>
                <w:rStyle w:val="Hyperlink"/>
                <w:rFonts w:eastAsiaTheme="majorEastAsia"/>
              </w:rPr>
            </w:rPrChange>
          </w:rPr>
          <w:delText>1</w:delText>
        </w:r>
        <w:r w:rsidRPr="006D1053" w:rsidDel="006D1053">
          <w:rPr>
            <w:rFonts w:eastAsiaTheme="majorEastAsia"/>
            <w:rPrChange w:id="507" w:author="Jacob, Susan" w:date="2017-11-28T13:19:00Z">
              <w:rPr>
                <w:rStyle w:val="Hyperlink"/>
                <w:rFonts w:eastAsiaTheme="majorEastAsia"/>
              </w:rPr>
            </w:rPrChange>
          </w:rPr>
          <w:delText>-</w:delText>
        </w:r>
        <w:r w:rsidRPr="006D1053" w:rsidDel="006D1053">
          <w:rPr>
            <w:rFonts w:eastAsiaTheme="majorEastAsia"/>
            <w:rPrChange w:id="508" w:author="Jacob, Susan" w:date="2017-11-28T13:19:00Z">
              <w:rPr>
                <w:rStyle w:val="Hyperlink"/>
                <w:rFonts w:eastAsiaTheme="majorEastAsia"/>
              </w:rPr>
            </w:rPrChange>
          </w:rPr>
          <w:delText>1</w:delText>
        </w:r>
        <w:r w:rsidRPr="006D1053" w:rsidDel="006D1053">
          <w:rPr>
            <w:rFonts w:eastAsiaTheme="majorEastAsia"/>
            <w:rPrChange w:id="509" w:author="Jacob, Susan" w:date="2017-11-28T13:19:00Z">
              <w:rPr>
                <w:rStyle w:val="Hyperlink"/>
                <w:rFonts w:eastAsiaTheme="majorEastAsia"/>
              </w:rPr>
            </w:rPrChange>
          </w:rPr>
          <w:delText>0</w:delText>
        </w:r>
        <w:r w:rsidRPr="006D1053" w:rsidDel="006D1053">
          <w:rPr>
            <w:rFonts w:eastAsiaTheme="majorEastAsia"/>
            <w:rPrChange w:id="510" w:author="Jacob, Susan" w:date="2017-11-28T13:19:00Z">
              <w:rPr>
                <w:rStyle w:val="Hyperlink"/>
                <w:rFonts w:eastAsiaTheme="majorEastAsia"/>
              </w:rPr>
            </w:rPrChange>
          </w:rPr>
          <w:delText>1</w:delText>
        </w:r>
        <w:r w:rsidDel="006D1053">
          <w:fldChar w:fldCharType="end"/>
        </w:r>
      </w:del>
      <w:ins w:id="511" w:author="Jacob, Susan" w:date="2017-11-28T13:19:00Z">
        <w:r w:rsidRPr="006D1053">
          <w:rPr>
            <w:rFonts w:eastAsiaTheme="majorEastAsia"/>
            <w:rPrChange w:id="512" w:author="Jacob, Susan" w:date="2017-11-28T13:19:00Z">
              <w:rPr>
                <w:rStyle w:val="Hyperlink"/>
                <w:rFonts w:eastAsiaTheme="majorEastAsia"/>
              </w:rPr>
            </w:rPrChange>
          </w:rPr>
          <w:t>Q71-101</w:t>
        </w:r>
      </w:ins>
      <w:r>
        <w:t>,</w:t>
      </w:r>
      <w:r w:rsidRPr="00FD4FFA">
        <w:t xml:space="preserve"> Product </w:t>
      </w:r>
      <w:proofErr w:type="spellStart"/>
      <w:r w:rsidRPr="00FD4FFA">
        <w:t>Commercialisation</w:t>
      </w:r>
      <w:proofErr w:type="spellEnd"/>
      <w:r w:rsidRPr="00FD4FFA">
        <w:t xml:space="preserve"> Process (PCP) </w:t>
      </w:r>
      <w:del w:id="513" w:author="Jacob, Susan" w:date="2017-12-19T08:48:00Z">
        <w:r w:rsidRPr="00FD4FFA" w:rsidDel="00C46EDD">
          <w:delText>Issue 5</w:delText>
        </w:r>
        <w:r w:rsidDel="00C46EDD">
          <w:delText xml:space="preserve">. </w:delText>
        </w:r>
      </w:del>
      <w:r>
        <w:t xml:space="preserve"> </w:t>
      </w:r>
    </w:p>
    <w:p w14:paraId="00F361CB" w14:textId="77777777" w:rsidR="00827926" w:rsidRDefault="00827926" w:rsidP="00827926">
      <w:bookmarkStart w:id="514" w:name="Ref_5_1_8"/>
      <w:r w:rsidRPr="00F67FE6">
        <w:t>5.1.</w:t>
      </w:r>
      <w:bookmarkEnd w:id="514"/>
      <w:ins w:id="515" w:author="Jacob, Susan" w:date="2020-11-17T10:26:00Z">
        <w:r>
          <w:t>11</w:t>
        </w:r>
      </w:ins>
      <w:del w:id="516" w:author="Jacob, Susan" w:date="2020-11-17T10:26:00Z">
        <w:r w:rsidDel="007862C0">
          <w:delText>9</w:delText>
        </w:r>
      </w:del>
      <w:r w:rsidRPr="00F67FE6">
        <w:tab/>
      </w:r>
      <w:del w:id="517" w:author="Jacob, Susan" w:date="2017-11-28T13:19:00Z">
        <w:r w:rsidDel="006D1053">
          <w:fldChar w:fldCharType="begin"/>
        </w:r>
        <w:r w:rsidDel="006D1053">
          <w:delInstrText xml:space="preserve"> HYPERLINK "http://edweb/functions.aspx?id=24560" </w:delInstrText>
        </w:r>
        <w:r w:rsidDel="006D1053">
          <w:fldChar w:fldCharType="separate"/>
        </w:r>
        <w:r w:rsidRPr="006D1053" w:rsidDel="006D1053">
          <w:rPr>
            <w:rFonts w:eastAsiaTheme="majorEastAsia"/>
            <w:rPrChange w:id="518" w:author="Jacob, Susan" w:date="2017-11-28T13:19:00Z">
              <w:rPr>
                <w:rStyle w:val="Hyperlink"/>
                <w:rFonts w:eastAsiaTheme="majorEastAsia"/>
              </w:rPr>
            </w:rPrChange>
          </w:rPr>
          <w:delText>Peer R</w:delText>
        </w:r>
        <w:r w:rsidRPr="006D1053" w:rsidDel="006D1053">
          <w:rPr>
            <w:rFonts w:eastAsiaTheme="majorEastAsia"/>
            <w:rPrChange w:id="519" w:author="Jacob, Susan" w:date="2017-11-28T13:19:00Z">
              <w:rPr>
                <w:rStyle w:val="Hyperlink"/>
                <w:rFonts w:eastAsiaTheme="majorEastAsia"/>
              </w:rPr>
            </w:rPrChange>
          </w:rPr>
          <w:delText>e</w:delText>
        </w:r>
        <w:r w:rsidRPr="006D1053" w:rsidDel="006D1053">
          <w:rPr>
            <w:rFonts w:eastAsiaTheme="majorEastAsia"/>
            <w:rPrChange w:id="520" w:author="Jacob, Susan" w:date="2017-11-28T13:19:00Z">
              <w:rPr>
                <w:rStyle w:val="Hyperlink"/>
                <w:rFonts w:eastAsiaTheme="majorEastAsia"/>
              </w:rPr>
            </w:rPrChange>
          </w:rPr>
          <w:delText>v</w:delText>
        </w:r>
        <w:r w:rsidRPr="006D1053" w:rsidDel="006D1053">
          <w:rPr>
            <w:rFonts w:eastAsiaTheme="majorEastAsia"/>
            <w:rPrChange w:id="521" w:author="Jacob, Susan" w:date="2017-11-28T13:19:00Z">
              <w:rPr>
                <w:rStyle w:val="Hyperlink"/>
                <w:rFonts w:eastAsiaTheme="majorEastAsia"/>
              </w:rPr>
            </w:rPrChange>
          </w:rPr>
          <w:delText>i</w:delText>
        </w:r>
        <w:r w:rsidRPr="006D1053" w:rsidDel="006D1053">
          <w:rPr>
            <w:rFonts w:eastAsiaTheme="majorEastAsia"/>
            <w:rPrChange w:id="522" w:author="Jacob, Susan" w:date="2017-11-28T13:19:00Z">
              <w:rPr>
                <w:rStyle w:val="Hyperlink"/>
                <w:rFonts w:eastAsiaTheme="majorEastAsia"/>
              </w:rPr>
            </w:rPrChange>
          </w:rPr>
          <w:delText>e</w:delText>
        </w:r>
        <w:r w:rsidRPr="006D1053" w:rsidDel="006D1053">
          <w:rPr>
            <w:rFonts w:eastAsiaTheme="majorEastAsia"/>
            <w:rPrChange w:id="523" w:author="Jacob, Susan" w:date="2017-11-28T13:19:00Z">
              <w:rPr>
                <w:rStyle w:val="Hyperlink"/>
                <w:rFonts w:eastAsiaTheme="majorEastAsia"/>
              </w:rPr>
            </w:rPrChange>
          </w:rPr>
          <w:delText xml:space="preserve">w </w:delText>
        </w:r>
        <w:r w:rsidRPr="006D1053" w:rsidDel="006D1053">
          <w:rPr>
            <w:rFonts w:eastAsiaTheme="majorEastAsia"/>
            <w:rPrChange w:id="524" w:author="Jacob, Susan" w:date="2017-11-28T13:19:00Z">
              <w:rPr>
                <w:rStyle w:val="Hyperlink"/>
                <w:rFonts w:eastAsiaTheme="majorEastAsia"/>
              </w:rPr>
            </w:rPrChange>
          </w:rPr>
          <w:delText>P</w:delText>
        </w:r>
        <w:r w:rsidRPr="006D1053" w:rsidDel="006D1053">
          <w:rPr>
            <w:rFonts w:eastAsiaTheme="majorEastAsia"/>
            <w:rPrChange w:id="525" w:author="Jacob, Susan" w:date="2017-11-28T13:19:00Z">
              <w:rPr>
                <w:rStyle w:val="Hyperlink"/>
                <w:rFonts w:eastAsiaTheme="majorEastAsia"/>
              </w:rPr>
            </w:rPrChange>
          </w:rPr>
          <w:delText>rocess</w:delText>
        </w:r>
        <w:r w:rsidDel="006D1053">
          <w:fldChar w:fldCharType="end"/>
        </w:r>
      </w:del>
      <w:ins w:id="526" w:author="Jacob, Susan" w:date="2017-11-28T13:19:00Z">
        <w:r w:rsidRPr="006D1053">
          <w:rPr>
            <w:rFonts w:eastAsiaTheme="majorEastAsia"/>
            <w:rPrChange w:id="527" w:author="Jacob, Susan" w:date="2017-11-28T13:19:00Z">
              <w:rPr>
                <w:rStyle w:val="Hyperlink"/>
                <w:rFonts w:eastAsiaTheme="majorEastAsia"/>
              </w:rPr>
            </w:rPrChange>
          </w:rPr>
          <w:t>Peer Review Process</w:t>
        </w:r>
      </w:ins>
      <w:r>
        <w:t xml:space="preserve"> (part of Q71-101)</w:t>
      </w:r>
    </w:p>
    <w:p w14:paraId="13FB50D6" w14:textId="77777777" w:rsidR="00827926" w:rsidRDefault="00827926" w:rsidP="00827926">
      <w:bookmarkStart w:id="528" w:name="Ref_5_1_9"/>
      <w:r>
        <w:t>5.1.</w:t>
      </w:r>
      <w:bookmarkEnd w:id="528"/>
      <w:r>
        <w:t>1</w:t>
      </w:r>
      <w:ins w:id="529" w:author="Jacob, Susan" w:date="2020-11-17T10:26:00Z">
        <w:r>
          <w:t>2</w:t>
        </w:r>
      </w:ins>
      <w:del w:id="530" w:author="Jacob, Susan" w:date="2020-11-17T10:26:00Z">
        <w:r w:rsidDel="007862C0">
          <w:delText>0</w:delText>
        </w:r>
      </w:del>
      <w:r>
        <w:tab/>
      </w:r>
      <w:del w:id="531" w:author="Jacob, Susan" w:date="2017-11-28T13:19:00Z">
        <w:r w:rsidDel="006D1053">
          <w:fldChar w:fldCharType="begin"/>
        </w:r>
        <w:r w:rsidDel="006D1053">
          <w:delInstrText xml:space="preserve"> HYPERLINK "http://edweb/functions.aspx?id=24442" </w:delInstrText>
        </w:r>
        <w:r w:rsidDel="006D1053">
          <w:fldChar w:fldCharType="separate"/>
        </w:r>
        <w:r w:rsidRPr="006D1053" w:rsidDel="006D1053">
          <w:rPr>
            <w:rFonts w:eastAsiaTheme="majorEastAsia"/>
            <w:rPrChange w:id="532" w:author="Jacob, Susan" w:date="2017-11-28T13:19:00Z">
              <w:rPr>
                <w:rStyle w:val="Hyperlink"/>
                <w:rFonts w:eastAsiaTheme="majorEastAsia"/>
              </w:rPr>
            </w:rPrChange>
          </w:rPr>
          <w:delText>Proje</w:delText>
        </w:r>
        <w:r w:rsidRPr="006D1053" w:rsidDel="006D1053">
          <w:rPr>
            <w:rFonts w:eastAsiaTheme="majorEastAsia"/>
            <w:rPrChange w:id="533" w:author="Jacob, Susan" w:date="2017-11-28T13:19:00Z">
              <w:rPr>
                <w:rStyle w:val="Hyperlink"/>
                <w:rFonts w:eastAsiaTheme="majorEastAsia"/>
              </w:rPr>
            </w:rPrChange>
          </w:rPr>
          <w:delText>c</w:delText>
        </w:r>
        <w:r w:rsidRPr="006D1053" w:rsidDel="006D1053">
          <w:rPr>
            <w:rFonts w:eastAsiaTheme="majorEastAsia"/>
            <w:rPrChange w:id="534" w:author="Jacob, Susan" w:date="2017-11-28T13:19:00Z">
              <w:rPr>
                <w:rStyle w:val="Hyperlink"/>
                <w:rFonts w:eastAsiaTheme="majorEastAsia"/>
              </w:rPr>
            </w:rPrChange>
          </w:rPr>
          <w:delText>t</w:delText>
        </w:r>
        <w:r w:rsidRPr="006D1053" w:rsidDel="006D1053">
          <w:rPr>
            <w:rFonts w:eastAsiaTheme="majorEastAsia"/>
            <w:rPrChange w:id="535" w:author="Jacob, Susan" w:date="2017-11-28T13:19:00Z">
              <w:rPr>
                <w:rStyle w:val="Hyperlink"/>
                <w:rFonts w:eastAsiaTheme="majorEastAsia"/>
              </w:rPr>
            </w:rPrChange>
          </w:rPr>
          <w:delText xml:space="preserve"> </w:delText>
        </w:r>
        <w:r w:rsidRPr="006D1053" w:rsidDel="006D1053">
          <w:rPr>
            <w:rFonts w:eastAsiaTheme="majorEastAsia"/>
            <w:rPrChange w:id="536" w:author="Jacob, Susan" w:date="2017-11-28T13:19:00Z">
              <w:rPr>
                <w:rStyle w:val="Hyperlink"/>
                <w:rFonts w:eastAsiaTheme="majorEastAsia"/>
              </w:rPr>
            </w:rPrChange>
          </w:rPr>
          <w:delText>F</w:delText>
        </w:r>
        <w:r w:rsidRPr="006D1053" w:rsidDel="006D1053">
          <w:rPr>
            <w:rFonts w:eastAsiaTheme="majorEastAsia"/>
            <w:rPrChange w:id="537" w:author="Jacob, Susan" w:date="2017-11-28T13:19:00Z">
              <w:rPr>
                <w:rStyle w:val="Hyperlink"/>
                <w:rFonts w:eastAsiaTheme="majorEastAsia"/>
              </w:rPr>
            </w:rPrChange>
          </w:rPr>
          <w:delText>i</w:delText>
        </w:r>
        <w:r w:rsidRPr="006D1053" w:rsidDel="006D1053">
          <w:rPr>
            <w:rFonts w:eastAsiaTheme="majorEastAsia"/>
            <w:rPrChange w:id="538" w:author="Jacob, Susan" w:date="2017-11-28T13:19:00Z">
              <w:rPr>
                <w:rStyle w:val="Hyperlink"/>
                <w:rFonts w:eastAsiaTheme="majorEastAsia"/>
              </w:rPr>
            </w:rPrChange>
          </w:rPr>
          <w:delText>le</w:delText>
        </w:r>
        <w:r w:rsidRPr="006D1053" w:rsidDel="006D1053">
          <w:rPr>
            <w:rFonts w:eastAsiaTheme="majorEastAsia"/>
            <w:rPrChange w:id="539" w:author="Jacob, Susan" w:date="2017-11-28T13:19:00Z">
              <w:rPr>
                <w:rStyle w:val="Hyperlink"/>
                <w:rFonts w:eastAsiaTheme="majorEastAsia"/>
              </w:rPr>
            </w:rPrChange>
          </w:rPr>
          <w:delText>s</w:delText>
        </w:r>
        <w:r w:rsidRPr="006D1053" w:rsidDel="006D1053">
          <w:rPr>
            <w:rFonts w:eastAsiaTheme="majorEastAsia"/>
            <w:rPrChange w:id="540" w:author="Jacob, Susan" w:date="2017-11-28T13:19:00Z">
              <w:rPr>
                <w:rStyle w:val="Hyperlink"/>
                <w:rFonts w:eastAsiaTheme="majorEastAsia"/>
              </w:rPr>
            </w:rPrChange>
          </w:rPr>
          <w:delText xml:space="preserve"> </w:delText>
        </w:r>
        <w:r w:rsidRPr="006D1053" w:rsidDel="006D1053">
          <w:rPr>
            <w:rFonts w:eastAsiaTheme="majorEastAsia"/>
            <w:rPrChange w:id="541" w:author="Jacob, Susan" w:date="2017-11-28T13:19:00Z">
              <w:rPr>
                <w:rStyle w:val="Hyperlink"/>
                <w:rFonts w:eastAsiaTheme="majorEastAsia"/>
              </w:rPr>
            </w:rPrChange>
          </w:rPr>
          <w:delText>&amp;</w:delText>
        </w:r>
        <w:r w:rsidRPr="006D1053" w:rsidDel="006D1053">
          <w:rPr>
            <w:rFonts w:eastAsiaTheme="majorEastAsia"/>
            <w:rPrChange w:id="542" w:author="Jacob, Susan" w:date="2017-11-28T13:19:00Z">
              <w:rPr>
                <w:rStyle w:val="Hyperlink"/>
                <w:rFonts w:eastAsiaTheme="majorEastAsia"/>
              </w:rPr>
            </w:rPrChange>
          </w:rPr>
          <w:delText xml:space="preserve"> TCF's</w:delText>
        </w:r>
        <w:r w:rsidDel="006D1053">
          <w:fldChar w:fldCharType="end"/>
        </w:r>
      </w:del>
      <w:ins w:id="543" w:author="Jacob, Susan" w:date="2017-11-28T13:19:00Z">
        <w:r w:rsidRPr="006D1053">
          <w:rPr>
            <w:rFonts w:eastAsiaTheme="majorEastAsia"/>
            <w:rPrChange w:id="544" w:author="Jacob, Susan" w:date="2017-11-28T13:19:00Z">
              <w:rPr>
                <w:rStyle w:val="Hyperlink"/>
                <w:rFonts w:eastAsiaTheme="majorEastAsia"/>
              </w:rPr>
            </w:rPrChange>
          </w:rPr>
          <w:t>Project Files &amp; TCF's</w:t>
        </w:r>
      </w:ins>
      <w:r>
        <w:t xml:space="preserve"> (part of Q71-101)</w:t>
      </w:r>
    </w:p>
    <w:p w14:paraId="2B58DC0A" w14:textId="77777777" w:rsidR="00827926" w:rsidRDefault="00827926" w:rsidP="00827926">
      <w:pPr>
        <w:rPr>
          <w:i/>
          <w:color w:val="3366FF"/>
        </w:rPr>
      </w:pPr>
      <w:bookmarkStart w:id="545" w:name="Ref_5_1_10"/>
      <w:r>
        <w:lastRenderedPageBreak/>
        <w:t>5.1.1</w:t>
      </w:r>
      <w:bookmarkEnd w:id="545"/>
      <w:ins w:id="546" w:author="Jacob, Susan" w:date="2020-11-17T10:26:00Z">
        <w:r>
          <w:t>3</w:t>
        </w:r>
      </w:ins>
      <w:del w:id="547" w:author="Jacob, Susan" w:date="2020-11-17T10:26:00Z">
        <w:r w:rsidDel="007862C0">
          <w:delText>1</w:delText>
        </w:r>
      </w:del>
      <w:r>
        <w:tab/>
      </w:r>
      <w:del w:id="548" w:author="Jacob, Susan" w:date="2017-11-28T13:19:00Z">
        <w:r w:rsidRPr="001166D6" w:rsidDel="006D1053">
          <w:rPr>
            <w:rPrChange w:id="549" w:author="Jacob, Susan" w:date="2020-11-17T10:16:00Z">
              <w:rPr>
                <w:color w:val="0000FF"/>
              </w:rPr>
            </w:rPrChange>
          </w:rPr>
          <w:fldChar w:fldCharType="begin"/>
        </w:r>
      </w:del>
      <w:ins w:id="550" w:author="Jacob, Susan" w:date="2020-11-17T10:09:00Z">
        <w:r w:rsidRPr="001166D6">
          <w:rPr>
            <w:rPrChange w:id="551" w:author="Jacob, Susan" w:date="2020-11-17T10:16:00Z">
              <w:rPr>
                <w:color w:val="0000FF"/>
              </w:rPr>
            </w:rPrChange>
          </w:rPr>
          <w:instrText>HYPERLINK "http://globalquality/Documents/Shared Documents/Edwards Quality Management System/Level 4 - Site Procedures/QS24-101 Intel Configuration Compatibility Test Procedure.doc"</w:instrText>
        </w:r>
      </w:ins>
      <w:del w:id="552" w:author="Jacob, Susan" w:date="2017-11-28T13:19:00Z">
        <w:r w:rsidRPr="001166D6" w:rsidDel="006D1053">
          <w:rPr>
            <w:rPrChange w:id="553" w:author="Jacob, Susan" w:date="2020-11-17T10:16:00Z">
              <w:rPr>
                <w:color w:val="0000FF"/>
              </w:rPr>
            </w:rPrChange>
          </w:rPr>
          <w:delInstrText>HYPERLINK "http://globalquality/Documents/Shared%20Documents/Edwards%20Quality%20Management%20System/Level%204%20-%20Site%20Procedures/QS24-101%20Intel%20Configuration%20Compatibility%20Test%20Procedure.doc"</w:delInstrText>
        </w:r>
      </w:del>
      <w:ins w:id="554" w:author="Jacob, Susan" w:date="2020-11-17T10:09:00Z">
        <w:del w:id="555" w:author="Jacob, Susan" w:date="2017-11-28T13:19:00Z">
          <w:r w:rsidRPr="001166D6" w:rsidDel="006D1053">
            <w:rPr>
              <w:rPrChange w:id="556" w:author="Jacob, Susan" w:date="2020-11-17T10:16:00Z">
                <w:rPr>
                  <w:color w:val="0000FF"/>
                </w:rPr>
              </w:rPrChange>
            </w:rPr>
          </w:r>
        </w:del>
      </w:ins>
      <w:del w:id="557" w:author="Jacob, Susan" w:date="2017-11-28T13:19:00Z">
        <w:r w:rsidRPr="001166D6" w:rsidDel="006D1053">
          <w:rPr>
            <w:rPrChange w:id="558" w:author="Jacob, Susan" w:date="2020-11-17T10:16:00Z">
              <w:rPr>
                <w:color w:val="0000FF"/>
              </w:rPr>
            </w:rPrChange>
          </w:rPr>
          <w:fldChar w:fldCharType="separate"/>
        </w:r>
        <w:r w:rsidRPr="001166D6" w:rsidDel="006D1053">
          <w:rPr>
            <w:rFonts w:eastAsiaTheme="majorEastAsia"/>
            <w:rPrChange w:id="559" w:author="Jacob, Susan" w:date="2020-11-17T10:16:00Z">
              <w:rPr>
                <w:rStyle w:val="Hyperlink"/>
                <w:rFonts w:eastAsiaTheme="majorEastAsia"/>
              </w:rPr>
            </w:rPrChange>
          </w:rPr>
          <w:delText>QS2</w:delText>
        </w:r>
        <w:r w:rsidRPr="001166D6" w:rsidDel="006D1053">
          <w:rPr>
            <w:rFonts w:eastAsiaTheme="majorEastAsia"/>
            <w:rPrChange w:id="560" w:author="Jacob, Susan" w:date="2020-11-17T10:16:00Z">
              <w:rPr>
                <w:rStyle w:val="Hyperlink"/>
                <w:rFonts w:eastAsiaTheme="majorEastAsia"/>
              </w:rPr>
            </w:rPrChange>
          </w:rPr>
          <w:delText>4</w:delText>
        </w:r>
        <w:r w:rsidRPr="001166D6" w:rsidDel="006D1053">
          <w:rPr>
            <w:rFonts w:eastAsiaTheme="majorEastAsia"/>
            <w:rPrChange w:id="561" w:author="Jacob, Susan" w:date="2020-11-17T10:16:00Z">
              <w:rPr>
                <w:rStyle w:val="Hyperlink"/>
                <w:rFonts w:eastAsiaTheme="majorEastAsia"/>
              </w:rPr>
            </w:rPrChange>
          </w:rPr>
          <w:delText>-</w:delText>
        </w:r>
        <w:r w:rsidRPr="001166D6" w:rsidDel="006D1053">
          <w:rPr>
            <w:rFonts w:eastAsiaTheme="majorEastAsia"/>
            <w:rPrChange w:id="562" w:author="Jacob, Susan" w:date="2020-11-17T10:16:00Z">
              <w:rPr>
                <w:rStyle w:val="Hyperlink"/>
                <w:rFonts w:eastAsiaTheme="majorEastAsia"/>
              </w:rPr>
            </w:rPrChange>
          </w:rPr>
          <w:delText>101,</w:delText>
        </w:r>
        <w:r w:rsidRPr="001166D6" w:rsidDel="006D1053">
          <w:rPr>
            <w:rPrChange w:id="563" w:author="Jacob, Susan" w:date="2020-11-17T10:16:00Z">
              <w:rPr>
                <w:color w:val="0000FF"/>
              </w:rPr>
            </w:rPrChange>
          </w:rPr>
          <w:fldChar w:fldCharType="end"/>
        </w:r>
      </w:del>
      <w:ins w:id="564" w:author="Jacob, Susan" w:date="2017-11-28T13:19:00Z">
        <w:r w:rsidRPr="001166D6">
          <w:rPr>
            <w:rFonts w:eastAsiaTheme="majorEastAsia"/>
            <w:rPrChange w:id="565" w:author="Jacob, Susan" w:date="2020-11-17T10:16:00Z">
              <w:rPr>
                <w:rStyle w:val="Hyperlink"/>
                <w:rFonts w:eastAsiaTheme="majorEastAsia"/>
              </w:rPr>
            </w:rPrChange>
          </w:rPr>
          <w:t>QS24-101,</w:t>
        </w:r>
      </w:ins>
      <w:r>
        <w:rPr>
          <w:color w:val="3366FF"/>
        </w:rPr>
        <w:t xml:space="preserve"> </w:t>
      </w:r>
      <w:r w:rsidRPr="00676623">
        <w:rPr>
          <w:color w:val="000000"/>
        </w:rPr>
        <w:t>Configuration compatibility test procedure</w:t>
      </w:r>
    </w:p>
    <w:p w14:paraId="0AFE36C1" w14:textId="77777777" w:rsidR="00827926" w:rsidRDefault="00827926" w:rsidP="00827926">
      <w:bookmarkStart w:id="566" w:name="Ref_5_1_11"/>
      <w:r>
        <w:t>5.1.1</w:t>
      </w:r>
      <w:bookmarkEnd w:id="566"/>
      <w:ins w:id="567" w:author="Jacob, Susan" w:date="2020-11-17T10:26:00Z">
        <w:r>
          <w:t>4</w:t>
        </w:r>
      </w:ins>
      <w:del w:id="568" w:author="Jacob, Susan" w:date="2020-11-17T10:26:00Z">
        <w:r w:rsidDel="007862C0">
          <w:delText>2</w:delText>
        </w:r>
      </w:del>
      <w:r>
        <w:tab/>
      </w:r>
      <w:del w:id="569" w:author="Jacob, Susan" w:date="2017-11-28T13:19:00Z">
        <w:r w:rsidDel="006D1053">
          <w:fldChar w:fldCharType="begin"/>
        </w:r>
        <w:r w:rsidDel="006D1053">
          <w:delInstrText>HYPERLINK "http://globalquality/Documents/Shared%20Documents/Divisional/Q82202.doc"</w:delInstrText>
        </w:r>
        <w:r w:rsidDel="006D1053">
          <w:fldChar w:fldCharType="separate"/>
        </w:r>
        <w:r w:rsidRPr="006D1053" w:rsidDel="006D1053">
          <w:rPr>
            <w:rFonts w:eastAsiaTheme="majorEastAsia"/>
            <w:rPrChange w:id="570" w:author="Jacob, Susan" w:date="2017-11-28T13:19:00Z">
              <w:rPr>
                <w:rStyle w:val="Hyperlink"/>
                <w:rFonts w:eastAsiaTheme="majorEastAsia"/>
              </w:rPr>
            </w:rPrChange>
          </w:rPr>
          <w:delText>Q8</w:delText>
        </w:r>
        <w:r w:rsidRPr="006D1053" w:rsidDel="006D1053">
          <w:rPr>
            <w:rFonts w:eastAsiaTheme="majorEastAsia"/>
            <w:rPrChange w:id="571" w:author="Jacob, Susan" w:date="2017-11-28T13:19:00Z">
              <w:rPr>
                <w:rStyle w:val="Hyperlink"/>
                <w:rFonts w:eastAsiaTheme="majorEastAsia"/>
              </w:rPr>
            </w:rPrChange>
          </w:rPr>
          <w:delText>2</w:delText>
        </w:r>
        <w:r w:rsidRPr="006D1053" w:rsidDel="006D1053">
          <w:rPr>
            <w:rFonts w:eastAsiaTheme="majorEastAsia"/>
            <w:rPrChange w:id="572" w:author="Jacob, Susan" w:date="2017-11-28T13:19:00Z">
              <w:rPr>
                <w:rStyle w:val="Hyperlink"/>
                <w:rFonts w:eastAsiaTheme="majorEastAsia"/>
              </w:rPr>
            </w:rPrChange>
          </w:rPr>
          <w:delText>-</w:delText>
        </w:r>
        <w:r w:rsidRPr="006D1053" w:rsidDel="006D1053">
          <w:rPr>
            <w:rFonts w:eastAsiaTheme="majorEastAsia"/>
            <w:rPrChange w:id="573" w:author="Jacob, Susan" w:date="2017-11-28T13:19:00Z">
              <w:rPr>
                <w:rStyle w:val="Hyperlink"/>
                <w:rFonts w:eastAsiaTheme="majorEastAsia"/>
              </w:rPr>
            </w:rPrChange>
          </w:rPr>
          <w:delText>2</w:delText>
        </w:r>
        <w:r w:rsidRPr="006D1053" w:rsidDel="006D1053">
          <w:rPr>
            <w:rFonts w:eastAsiaTheme="majorEastAsia"/>
            <w:rPrChange w:id="574" w:author="Jacob, Susan" w:date="2017-11-28T13:19:00Z">
              <w:rPr>
                <w:rStyle w:val="Hyperlink"/>
                <w:rFonts w:eastAsiaTheme="majorEastAsia"/>
              </w:rPr>
            </w:rPrChange>
          </w:rPr>
          <w:delText>0</w:delText>
        </w:r>
        <w:r w:rsidRPr="006D1053" w:rsidDel="006D1053">
          <w:rPr>
            <w:rFonts w:eastAsiaTheme="majorEastAsia"/>
            <w:rPrChange w:id="575" w:author="Jacob, Susan" w:date="2017-11-28T13:19:00Z">
              <w:rPr>
                <w:rStyle w:val="Hyperlink"/>
                <w:rFonts w:eastAsiaTheme="majorEastAsia"/>
              </w:rPr>
            </w:rPrChange>
          </w:rPr>
          <w:delText>2</w:delText>
        </w:r>
        <w:r w:rsidDel="006D1053">
          <w:fldChar w:fldCharType="end"/>
        </w:r>
      </w:del>
      <w:ins w:id="576" w:author="Jacob, Susan" w:date="2017-11-28T13:19:00Z">
        <w:r w:rsidRPr="006D1053">
          <w:rPr>
            <w:rFonts w:eastAsiaTheme="majorEastAsia"/>
            <w:rPrChange w:id="577" w:author="Jacob, Susan" w:date="2017-11-28T13:19:00Z">
              <w:rPr>
                <w:rStyle w:val="Hyperlink"/>
                <w:rFonts w:eastAsiaTheme="majorEastAsia"/>
              </w:rPr>
            </w:rPrChange>
          </w:rPr>
          <w:t>Q82-202</w:t>
        </w:r>
      </w:ins>
      <w:r>
        <w:t xml:space="preserve">, </w:t>
      </w:r>
      <w:r w:rsidRPr="007474C8">
        <w:t>Copy Exact Compliance</w:t>
      </w:r>
    </w:p>
    <w:p w14:paraId="55872E0A" w14:textId="77777777" w:rsidR="00827926" w:rsidRPr="00325EFD" w:rsidDel="007862C0" w:rsidRDefault="00827926" w:rsidP="00827926">
      <w:pPr>
        <w:rPr>
          <w:del w:id="578" w:author="Jacob, Susan" w:date="2020-11-17T10:26:00Z"/>
        </w:rPr>
      </w:pPr>
      <w:bookmarkStart w:id="579" w:name="Ref_5_1_12"/>
      <w:del w:id="580" w:author="Jacob, Susan" w:date="2020-11-17T10:26:00Z">
        <w:r w:rsidDel="007862C0">
          <w:delText>5.1.1</w:delText>
        </w:r>
        <w:bookmarkEnd w:id="579"/>
        <w:r w:rsidDel="007862C0">
          <w:delText>3</w:delText>
        </w:r>
        <w:r w:rsidDel="007862C0">
          <w:tab/>
        </w:r>
      </w:del>
      <w:del w:id="581" w:author="Jacob, Susan" w:date="2017-11-28T13:19:00Z">
        <w:r w:rsidDel="006D1053">
          <w:fldChar w:fldCharType="begin"/>
        </w:r>
        <w:r w:rsidDel="006D1053">
          <w:delInstrText>HYPERLINK "http://bpisite/BPI%20Standards/How%20to%20Guides/KPI%204-Box%20Chart%20how%20to%20guide.xls"</w:delInstrText>
        </w:r>
        <w:r w:rsidDel="006D1053">
          <w:fldChar w:fldCharType="separate"/>
        </w:r>
        <w:r w:rsidRPr="00325EFD" w:rsidDel="006D1053">
          <w:rPr>
            <w:rStyle w:val="Hyperlink"/>
            <w:rFonts w:eastAsiaTheme="majorEastAsia"/>
          </w:rPr>
          <w:delText>BPI</w:delText>
        </w:r>
        <w:r w:rsidRPr="00325EFD" w:rsidDel="006D1053">
          <w:rPr>
            <w:rStyle w:val="Hyperlink"/>
            <w:rFonts w:eastAsiaTheme="majorEastAsia"/>
          </w:rPr>
          <w:delText>-</w:delText>
        </w:r>
        <w:r w:rsidRPr="00325EFD" w:rsidDel="006D1053">
          <w:rPr>
            <w:rStyle w:val="Hyperlink"/>
            <w:rFonts w:eastAsiaTheme="majorEastAsia"/>
          </w:rPr>
          <w:delText>S</w:delText>
        </w:r>
        <w:r w:rsidRPr="00325EFD" w:rsidDel="006D1053">
          <w:rPr>
            <w:rStyle w:val="Hyperlink"/>
            <w:rFonts w:eastAsiaTheme="majorEastAsia"/>
          </w:rPr>
          <w:delText>T</w:delText>
        </w:r>
        <w:r w:rsidRPr="00325EFD" w:rsidDel="006D1053">
          <w:rPr>
            <w:rStyle w:val="Hyperlink"/>
            <w:rFonts w:eastAsiaTheme="majorEastAsia"/>
          </w:rPr>
          <w:delText>D</w:delText>
        </w:r>
        <w:r w:rsidRPr="00325EFD" w:rsidDel="006D1053">
          <w:rPr>
            <w:rStyle w:val="Hyperlink"/>
            <w:rFonts w:eastAsiaTheme="majorEastAsia"/>
          </w:rPr>
          <w:delText>-</w:delText>
        </w:r>
        <w:r w:rsidRPr="00325EFD" w:rsidDel="006D1053">
          <w:rPr>
            <w:rStyle w:val="Hyperlink"/>
            <w:rFonts w:eastAsiaTheme="majorEastAsia"/>
          </w:rPr>
          <w:delText>0</w:delText>
        </w:r>
        <w:r w:rsidRPr="00325EFD" w:rsidDel="006D1053">
          <w:rPr>
            <w:rStyle w:val="Hyperlink"/>
            <w:rFonts w:eastAsiaTheme="majorEastAsia"/>
          </w:rPr>
          <w:delText>0</w:delText>
        </w:r>
        <w:r w:rsidRPr="00325EFD" w:rsidDel="006D1053">
          <w:rPr>
            <w:rStyle w:val="Hyperlink"/>
            <w:rFonts w:eastAsiaTheme="majorEastAsia"/>
          </w:rPr>
          <w:delText>4g</w:delText>
        </w:r>
        <w:r w:rsidDel="006D1053">
          <w:fldChar w:fldCharType="end"/>
        </w:r>
        <w:r w:rsidDel="006D1053">
          <w:delText>, KPI 4-Box Chart how to guide</w:delText>
        </w:r>
      </w:del>
      <w:del w:id="582" w:author="Jacob, Susan" w:date="2020-11-17T10:26:00Z">
        <w:r w:rsidDel="007862C0">
          <w:delText xml:space="preserve"> </w:delText>
        </w:r>
      </w:del>
    </w:p>
    <w:p w14:paraId="3DFE265D" w14:textId="77777777" w:rsidR="00827926" w:rsidRDefault="00827926" w:rsidP="00827926">
      <w:pPr>
        <w:pStyle w:val="Heading2"/>
      </w:pPr>
      <w:bookmarkStart w:id="583" w:name="_Toc354554904"/>
      <w:bookmarkStart w:id="584" w:name="_Toc354555062"/>
      <w:bookmarkStart w:id="585" w:name="_Toc499638913"/>
      <w:r>
        <w:t xml:space="preserve">Local </w:t>
      </w:r>
      <w:smartTag w:uri="urn:schemas-microsoft-com:office:smarttags" w:element="place">
        <w:r>
          <w:t>Eastbourne</w:t>
        </w:r>
      </w:smartTag>
      <w:r>
        <w:t xml:space="preserve"> Procedures</w:t>
      </w:r>
      <w:bookmarkEnd w:id="583"/>
      <w:bookmarkEnd w:id="584"/>
      <w:bookmarkEnd w:id="585"/>
    </w:p>
    <w:p w14:paraId="5A128F28" w14:textId="77777777" w:rsidR="00827926" w:rsidRDefault="00827926" w:rsidP="00827926">
      <w:bookmarkStart w:id="586" w:name="Ref_5_2_1"/>
      <w:r>
        <w:t>5.2.1</w:t>
      </w:r>
      <w:bookmarkEnd w:id="586"/>
      <w:r>
        <w:tab/>
      </w:r>
      <w:del w:id="587" w:author="Jacob, Susan" w:date="2017-11-28T13:20:00Z">
        <w:r w:rsidDel="002263D7">
          <w:fldChar w:fldCharType="begin"/>
        </w:r>
        <w:r w:rsidDel="002263D7">
          <w:delInstrText>HYPERLINK "\\\\seukefnpeas001\\PED\\Design &amp; Technique Specifications\\Current Design &amp; Technique Specifications\\D&amp;T450-Release of Firmware Test  Software to Production.docx"</w:delInstrText>
        </w:r>
        <w:r w:rsidDel="002263D7">
          <w:fldChar w:fldCharType="separate"/>
        </w:r>
        <w:r w:rsidRPr="002263D7" w:rsidDel="002263D7">
          <w:rPr>
            <w:rFonts w:eastAsiaTheme="majorEastAsia"/>
            <w:rPrChange w:id="588" w:author="Jacob, Susan" w:date="2017-11-28T13:20:00Z">
              <w:rPr>
                <w:rStyle w:val="Hyperlink"/>
                <w:rFonts w:eastAsiaTheme="majorEastAsia"/>
              </w:rPr>
            </w:rPrChange>
          </w:rPr>
          <w:delText>D&amp;</w:delText>
        </w:r>
        <w:r w:rsidRPr="002263D7" w:rsidDel="002263D7">
          <w:rPr>
            <w:rFonts w:eastAsiaTheme="majorEastAsia"/>
            <w:rPrChange w:id="589" w:author="Jacob, Susan" w:date="2017-11-28T13:20:00Z">
              <w:rPr>
                <w:rStyle w:val="Hyperlink"/>
                <w:rFonts w:eastAsiaTheme="majorEastAsia"/>
              </w:rPr>
            </w:rPrChange>
          </w:rPr>
          <w:delText>T</w:delText>
        </w:r>
        <w:r w:rsidRPr="002263D7" w:rsidDel="002263D7">
          <w:rPr>
            <w:rFonts w:eastAsiaTheme="majorEastAsia"/>
            <w:rPrChange w:id="590" w:author="Jacob, Susan" w:date="2017-11-28T13:20:00Z">
              <w:rPr>
                <w:rStyle w:val="Hyperlink"/>
                <w:rFonts w:eastAsiaTheme="majorEastAsia"/>
              </w:rPr>
            </w:rPrChange>
          </w:rPr>
          <w:delText>4</w:delText>
        </w:r>
        <w:r w:rsidRPr="002263D7" w:rsidDel="002263D7">
          <w:rPr>
            <w:rFonts w:eastAsiaTheme="majorEastAsia"/>
            <w:rPrChange w:id="591" w:author="Jacob, Susan" w:date="2017-11-28T13:20:00Z">
              <w:rPr>
                <w:rStyle w:val="Hyperlink"/>
                <w:rFonts w:eastAsiaTheme="majorEastAsia"/>
              </w:rPr>
            </w:rPrChange>
          </w:rPr>
          <w:delText>5</w:delText>
        </w:r>
        <w:r w:rsidRPr="002263D7" w:rsidDel="002263D7">
          <w:rPr>
            <w:rFonts w:eastAsiaTheme="majorEastAsia"/>
            <w:rPrChange w:id="592" w:author="Jacob, Susan" w:date="2017-11-28T13:20:00Z">
              <w:rPr>
                <w:rStyle w:val="Hyperlink"/>
                <w:rFonts w:eastAsiaTheme="majorEastAsia"/>
              </w:rPr>
            </w:rPrChange>
          </w:rPr>
          <w:delText>0</w:delText>
        </w:r>
        <w:r w:rsidDel="002263D7">
          <w:fldChar w:fldCharType="end"/>
        </w:r>
      </w:del>
      <w:ins w:id="593" w:author="Jacob, Susan" w:date="2017-11-28T13:20:00Z">
        <w:r w:rsidRPr="002263D7">
          <w:rPr>
            <w:rFonts w:eastAsiaTheme="majorEastAsia"/>
            <w:rPrChange w:id="594" w:author="Jacob, Susan" w:date="2017-11-28T13:20:00Z">
              <w:rPr>
                <w:rStyle w:val="Hyperlink"/>
                <w:rFonts w:eastAsiaTheme="majorEastAsia"/>
              </w:rPr>
            </w:rPrChange>
          </w:rPr>
          <w:t>D&amp;T450</w:t>
        </w:r>
      </w:ins>
      <w:r>
        <w:t>, Release o</w:t>
      </w:r>
      <w:r w:rsidRPr="004127DF">
        <w:t>f Firmware and Test Software to Production</w:t>
      </w:r>
    </w:p>
    <w:p w14:paraId="150AD56A" w14:textId="77777777" w:rsidR="00827926" w:rsidRDefault="00827926" w:rsidP="00827926">
      <w:bookmarkStart w:id="595" w:name="Ref_5_2_2"/>
      <w:r>
        <w:t>5.2.2</w:t>
      </w:r>
      <w:bookmarkEnd w:id="595"/>
      <w:r>
        <w:tab/>
      </w:r>
      <w:del w:id="596" w:author="Jacob, Susan" w:date="2017-11-28T13:20:00Z">
        <w:r w:rsidDel="002263D7">
          <w:fldChar w:fldCharType="begin"/>
        </w:r>
        <w:r w:rsidDel="002263D7">
          <w:delInstrText>HYPERLINK "\\\\seukefnpeas001\\PED\\Design &amp; Technique Specifications\\Current Design &amp; Technique Specifications\\D&amp;T212-SoftwareConfigurationManagementWorkingPractice .docx"</w:delInstrText>
        </w:r>
        <w:r w:rsidDel="002263D7">
          <w:fldChar w:fldCharType="separate"/>
        </w:r>
        <w:r w:rsidRPr="002263D7" w:rsidDel="002263D7">
          <w:rPr>
            <w:rFonts w:eastAsiaTheme="majorEastAsia"/>
            <w:rPrChange w:id="597" w:author="Jacob, Susan" w:date="2017-11-28T13:20:00Z">
              <w:rPr>
                <w:rStyle w:val="Hyperlink"/>
                <w:rFonts w:eastAsiaTheme="majorEastAsia"/>
              </w:rPr>
            </w:rPrChange>
          </w:rPr>
          <w:delText>D&amp;T</w:delText>
        </w:r>
        <w:r w:rsidRPr="002263D7" w:rsidDel="002263D7">
          <w:rPr>
            <w:rFonts w:eastAsiaTheme="majorEastAsia"/>
            <w:rPrChange w:id="598" w:author="Jacob, Susan" w:date="2017-11-28T13:20:00Z">
              <w:rPr>
                <w:rStyle w:val="Hyperlink"/>
                <w:rFonts w:eastAsiaTheme="majorEastAsia"/>
              </w:rPr>
            </w:rPrChange>
          </w:rPr>
          <w:delText>2</w:delText>
        </w:r>
        <w:r w:rsidRPr="002263D7" w:rsidDel="002263D7">
          <w:rPr>
            <w:rFonts w:eastAsiaTheme="majorEastAsia"/>
            <w:rPrChange w:id="599" w:author="Jacob, Susan" w:date="2017-11-28T13:20:00Z">
              <w:rPr>
                <w:rStyle w:val="Hyperlink"/>
                <w:rFonts w:eastAsiaTheme="majorEastAsia"/>
              </w:rPr>
            </w:rPrChange>
          </w:rPr>
          <w:delText>1</w:delText>
        </w:r>
        <w:r w:rsidRPr="002263D7" w:rsidDel="002263D7">
          <w:rPr>
            <w:rFonts w:eastAsiaTheme="majorEastAsia"/>
            <w:rPrChange w:id="600" w:author="Jacob, Susan" w:date="2017-11-28T13:20:00Z">
              <w:rPr>
                <w:rStyle w:val="Hyperlink"/>
                <w:rFonts w:eastAsiaTheme="majorEastAsia"/>
              </w:rPr>
            </w:rPrChange>
          </w:rPr>
          <w:delText>2</w:delText>
        </w:r>
        <w:r w:rsidDel="002263D7">
          <w:fldChar w:fldCharType="end"/>
        </w:r>
      </w:del>
      <w:ins w:id="601" w:author="Jacob, Susan" w:date="2017-11-28T13:20:00Z">
        <w:r w:rsidRPr="002263D7">
          <w:rPr>
            <w:rFonts w:eastAsiaTheme="majorEastAsia"/>
            <w:rPrChange w:id="602" w:author="Jacob, Susan" w:date="2017-11-28T13:20:00Z">
              <w:rPr>
                <w:rStyle w:val="Hyperlink"/>
                <w:rFonts w:eastAsiaTheme="majorEastAsia"/>
              </w:rPr>
            </w:rPrChange>
          </w:rPr>
          <w:t>D&amp;T212</w:t>
        </w:r>
      </w:ins>
      <w:r w:rsidRPr="000C08DD">
        <w:t>,</w:t>
      </w:r>
      <w:r>
        <w:t xml:space="preserve"> Software Configuration Management</w:t>
      </w:r>
    </w:p>
    <w:p w14:paraId="5BA9FBDA" w14:textId="77777777" w:rsidR="00827926" w:rsidRDefault="00827926" w:rsidP="00827926">
      <w:bookmarkStart w:id="603" w:name="Ref_5_2_3"/>
      <w:r>
        <w:t>5.2.3</w:t>
      </w:r>
      <w:bookmarkEnd w:id="603"/>
      <w:r>
        <w:tab/>
      </w:r>
      <w:del w:id="604" w:author="Jacob, Susan" w:date="2017-11-28T13:20:00Z">
        <w:r w:rsidDel="002263D7">
          <w:fldChar w:fldCharType="begin"/>
        </w:r>
        <w:r w:rsidDel="002263D7">
          <w:delInstrText xml:space="preserve"> HYPERLINK "\\\\SER_EAS01\\PED\\Design &amp; Technique Specifications\\Current Design &amp; Technique Specifications\\D&amp;T622-Fabworks Release Process.doc" </w:delInstrText>
        </w:r>
        <w:r w:rsidDel="002263D7">
          <w:fldChar w:fldCharType="separate"/>
        </w:r>
        <w:r w:rsidRPr="002263D7" w:rsidDel="002263D7">
          <w:rPr>
            <w:rFonts w:eastAsiaTheme="majorEastAsia"/>
            <w:rPrChange w:id="605" w:author="Jacob, Susan" w:date="2017-11-28T13:20:00Z">
              <w:rPr>
                <w:rStyle w:val="Hyperlink"/>
                <w:rFonts w:eastAsiaTheme="majorEastAsia"/>
              </w:rPr>
            </w:rPrChange>
          </w:rPr>
          <w:delText>D&amp;T</w:delText>
        </w:r>
        <w:r w:rsidRPr="002263D7" w:rsidDel="002263D7">
          <w:rPr>
            <w:rFonts w:eastAsiaTheme="majorEastAsia"/>
            <w:rPrChange w:id="606" w:author="Jacob, Susan" w:date="2017-11-28T13:20:00Z">
              <w:rPr>
                <w:rStyle w:val="Hyperlink"/>
                <w:rFonts w:eastAsiaTheme="majorEastAsia"/>
              </w:rPr>
            </w:rPrChange>
          </w:rPr>
          <w:delText>6</w:delText>
        </w:r>
        <w:r w:rsidRPr="002263D7" w:rsidDel="002263D7">
          <w:rPr>
            <w:rFonts w:eastAsiaTheme="majorEastAsia"/>
            <w:rPrChange w:id="607" w:author="Jacob, Susan" w:date="2017-11-28T13:20:00Z">
              <w:rPr>
                <w:rStyle w:val="Hyperlink"/>
                <w:rFonts w:eastAsiaTheme="majorEastAsia"/>
              </w:rPr>
            </w:rPrChange>
          </w:rPr>
          <w:delText>22</w:delText>
        </w:r>
        <w:r w:rsidDel="002263D7">
          <w:fldChar w:fldCharType="end"/>
        </w:r>
      </w:del>
      <w:ins w:id="608" w:author="Jacob, Susan" w:date="2017-11-28T13:20:00Z">
        <w:r w:rsidRPr="002263D7">
          <w:rPr>
            <w:rFonts w:eastAsiaTheme="majorEastAsia"/>
            <w:rPrChange w:id="609" w:author="Jacob, Susan" w:date="2017-11-28T13:20:00Z">
              <w:rPr>
                <w:rStyle w:val="Hyperlink"/>
                <w:rFonts w:eastAsiaTheme="majorEastAsia"/>
              </w:rPr>
            </w:rPrChange>
          </w:rPr>
          <w:t>D&amp;T622</w:t>
        </w:r>
      </w:ins>
      <w:r w:rsidRPr="00067D1D">
        <w:t xml:space="preserve">, </w:t>
      </w:r>
      <w:del w:id="610" w:author="Jacob, Susan" w:date="2017-11-28T12:58:00Z">
        <w:r w:rsidRPr="00067D1D" w:rsidDel="003313B0">
          <w:delText>FabWorks</w:delText>
        </w:r>
      </w:del>
      <w:proofErr w:type="spellStart"/>
      <w:ins w:id="611" w:author="Jacob, Susan" w:date="2017-11-28T12:58:00Z">
        <w:r>
          <w:t>EdCentra</w:t>
        </w:r>
      </w:ins>
      <w:proofErr w:type="spellEnd"/>
      <w:r w:rsidRPr="00067D1D">
        <w:t xml:space="preserve"> Software Release Process</w:t>
      </w:r>
    </w:p>
    <w:p w14:paraId="232FCAD1" w14:textId="77777777" w:rsidR="00827926" w:rsidRDefault="00827926" w:rsidP="00827926">
      <w:pPr>
        <w:pStyle w:val="Heading2"/>
      </w:pPr>
      <w:bookmarkStart w:id="612" w:name="_Toc354554905"/>
      <w:bookmarkStart w:id="613" w:name="_Toc354555063"/>
      <w:bookmarkStart w:id="614" w:name="_Toc499638914"/>
      <w:del w:id="615" w:author="Jacob, Susan" w:date="2017-11-28T13:15:00Z">
        <w:r w:rsidDel="00971D78">
          <w:delText>Non Edwards</w:delText>
        </w:r>
      </w:del>
      <w:ins w:id="616" w:author="Jacob, Susan" w:date="2017-11-28T13:15:00Z">
        <w:r>
          <w:t>Non-Edwards</w:t>
        </w:r>
      </w:ins>
      <w:r>
        <w:t xml:space="preserve"> Documents</w:t>
      </w:r>
      <w:bookmarkEnd w:id="612"/>
      <w:bookmarkEnd w:id="613"/>
      <w:bookmarkEnd w:id="614"/>
    </w:p>
    <w:p w14:paraId="7B84679F" w14:textId="77777777" w:rsidR="00827926" w:rsidRDefault="00827926" w:rsidP="00827926">
      <w:bookmarkStart w:id="617" w:name="Ref_5_3_1"/>
      <w:r>
        <w:t>5.3.1</w:t>
      </w:r>
      <w:bookmarkEnd w:id="617"/>
      <w:r>
        <w:tab/>
      </w:r>
      <w:smartTag w:uri="urn:schemas-microsoft-com:office:smarttags" w:element="stockticker">
        <w:r>
          <w:t>OMG</w:t>
        </w:r>
      </w:smartTag>
      <w:r>
        <w:t xml:space="preserve"> Unified Modeling Language</w:t>
      </w:r>
      <w:r w:rsidRPr="0069351D">
        <w:t>™</w:t>
      </w:r>
      <w:r>
        <w:t xml:space="preserve"> (</w:t>
      </w:r>
      <w:smartTag w:uri="urn:schemas-microsoft-com:office:smarttags" w:element="stockticker">
        <w:r>
          <w:t>OMG</w:t>
        </w:r>
      </w:smartTag>
      <w:r>
        <w:t xml:space="preserve"> UML</w:t>
      </w:r>
      <w:del w:id="618" w:author="Jacob, Susan" w:date="2020-11-17T10:27:00Z">
        <w:r w:rsidDel="002617D6">
          <w:delText xml:space="preserve">), version 2.4.1, from  </w:delText>
        </w:r>
        <w:r w:rsidDel="002617D6">
          <w:fldChar w:fldCharType="begin"/>
        </w:r>
        <w:r w:rsidDel="002617D6">
          <w:delInstrText xml:space="preserve"> HYPERLINK "http://www.omg.org/spec/UML/2.4.1/" </w:delInstrText>
        </w:r>
        <w:r w:rsidDel="002617D6">
          <w:fldChar w:fldCharType="separate"/>
        </w:r>
        <w:r w:rsidRPr="005E615A" w:rsidDel="002617D6">
          <w:rPr>
            <w:rStyle w:val="Hyperlink"/>
            <w:rFonts w:eastAsiaTheme="majorEastAsia"/>
          </w:rPr>
          <w:delText>http://www.omg.org</w:delText>
        </w:r>
        <w:r w:rsidRPr="005E615A" w:rsidDel="002617D6">
          <w:rPr>
            <w:rStyle w:val="Hyperlink"/>
            <w:rFonts w:eastAsiaTheme="majorEastAsia"/>
          </w:rPr>
          <w:delText>/</w:delText>
        </w:r>
        <w:r w:rsidRPr="005E615A" w:rsidDel="002617D6">
          <w:rPr>
            <w:rStyle w:val="Hyperlink"/>
            <w:rFonts w:eastAsiaTheme="majorEastAsia"/>
          </w:rPr>
          <w:delText>spec/UML/2.4.1/</w:delText>
        </w:r>
        <w:r w:rsidDel="002617D6">
          <w:fldChar w:fldCharType="end"/>
        </w:r>
      </w:del>
    </w:p>
    <w:p w14:paraId="21884BB4" w14:textId="77777777" w:rsidR="00827926" w:rsidRDefault="00827926" w:rsidP="00827926">
      <w:pPr>
        <w:pStyle w:val="Heading2"/>
      </w:pPr>
      <w:bookmarkStart w:id="619" w:name="_Toc354554906"/>
      <w:bookmarkStart w:id="620" w:name="_Toc354555064"/>
      <w:bookmarkStart w:id="621" w:name="_Toc499638915"/>
      <w:r>
        <w:t>Document Templates</w:t>
      </w:r>
      <w:bookmarkEnd w:id="619"/>
      <w:bookmarkEnd w:id="620"/>
      <w:bookmarkEnd w:id="621"/>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4"/>
        <w:gridCol w:w="1755"/>
      </w:tblGrid>
      <w:tr w:rsidR="00827926" w:rsidRPr="00FF69B7" w14:paraId="07901ACA" w14:textId="77777777" w:rsidTr="00590BDF">
        <w:tc>
          <w:tcPr>
            <w:tcW w:w="4644" w:type="dxa"/>
            <w:shd w:val="clear" w:color="auto" w:fill="auto"/>
          </w:tcPr>
          <w:p w14:paraId="04CD057F" w14:textId="77777777" w:rsidR="00827926" w:rsidRPr="00FF69B7" w:rsidRDefault="00827926" w:rsidP="00590BDF">
            <w:pPr>
              <w:keepLines/>
              <w:spacing w:before="60" w:after="60"/>
              <w:rPr>
                <w:rStyle w:val="TableText10pt"/>
              </w:rPr>
            </w:pPr>
            <w:r w:rsidRPr="00FF69B7">
              <w:rPr>
                <w:rStyle w:val="TableText10pt"/>
              </w:rPr>
              <w:t>Software Requirements Specification</w:t>
            </w:r>
          </w:p>
        </w:tc>
        <w:bookmarkStart w:id="622" w:name="_MON_1316861228"/>
        <w:bookmarkStart w:id="623" w:name="_MON_1316861319"/>
        <w:bookmarkStart w:id="624" w:name="_MON_1384598921"/>
        <w:bookmarkEnd w:id="622"/>
        <w:bookmarkEnd w:id="623"/>
        <w:bookmarkEnd w:id="624"/>
        <w:tc>
          <w:tcPr>
            <w:tcW w:w="709" w:type="dxa"/>
            <w:shd w:val="clear" w:color="auto" w:fill="auto"/>
          </w:tcPr>
          <w:p w14:paraId="48588917" w14:textId="77777777" w:rsidR="00827926" w:rsidRPr="00FF69B7" w:rsidRDefault="00827926" w:rsidP="00590BDF">
            <w:pPr>
              <w:keepLines/>
              <w:spacing w:before="60" w:after="60"/>
              <w:rPr>
                <w:rStyle w:val="TableText10pt"/>
              </w:rPr>
            </w:pPr>
            <w:r w:rsidRPr="00FF69B7">
              <w:rPr>
                <w:rStyle w:val="TableText10pt"/>
              </w:rPr>
              <w:object w:dxaOrig="1539" w:dyaOrig="996" w14:anchorId="1353F62F">
                <v:shape id="_x0000_i1029" type="#_x0000_t75" style="width:77.25pt;height:49.5pt" o:ole="">
                  <v:imagedata r:id="rId28" o:title=""/>
                </v:shape>
                <o:OLEObject Type="Embed" ProgID="Word.Document.8" ShapeID="_x0000_i1029" DrawAspect="Icon" ObjectID="_1804668846" r:id="rId29">
                  <o:FieldCodes>\s</o:FieldCodes>
                </o:OLEObject>
              </w:object>
            </w:r>
          </w:p>
        </w:tc>
      </w:tr>
      <w:tr w:rsidR="00827926" w:rsidRPr="00FF69B7" w14:paraId="33CABB88" w14:textId="77777777" w:rsidTr="00590BDF">
        <w:tc>
          <w:tcPr>
            <w:tcW w:w="4644" w:type="dxa"/>
            <w:shd w:val="clear" w:color="auto" w:fill="auto"/>
          </w:tcPr>
          <w:p w14:paraId="3E606C48" w14:textId="77777777" w:rsidR="00827926" w:rsidRPr="00FF69B7" w:rsidRDefault="00827926" w:rsidP="00590BDF">
            <w:pPr>
              <w:keepLines/>
              <w:spacing w:before="60" w:after="60"/>
              <w:rPr>
                <w:rStyle w:val="TableText10pt"/>
              </w:rPr>
            </w:pPr>
            <w:r w:rsidRPr="00FF69B7">
              <w:rPr>
                <w:rStyle w:val="TableText10pt"/>
              </w:rPr>
              <w:t>Interface Specification</w:t>
            </w:r>
          </w:p>
        </w:tc>
        <w:bookmarkStart w:id="625" w:name="_MON_1316861311"/>
        <w:bookmarkStart w:id="626" w:name="_MON_1316861335"/>
        <w:bookmarkStart w:id="627" w:name="_MON_1316861358"/>
        <w:bookmarkStart w:id="628" w:name="_MON_1316861393"/>
        <w:bookmarkEnd w:id="625"/>
        <w:bookmarkEnd w:id="626"/>
        <w:bookmarkEnd w:id="627"/>
        <w:bookmarkEnd w:id="628"/>
        <w:tc>
          <w:tcPr>
            <w:tcW w:w="709" w:type="dxa"/>
            <w:shd w:val="clear" w:color="auto" w:fill="auto"/>
          </w:tcPr>
          <w:p w14:paraId="1426E924" w14:textId="59AEDAA9" w:rsidR="00827926" w:rsidRPr="00FF69B7" w:rsidRDefault="001B50CC" w:rsidP="00590BDF">
            <w:pPr>
              <w:keepLines/>
              <w:spacing w:before="60" w:after="60"/>
              <w:rPr>
                <w:rStyle w:val="TableText10pt"/>
              </w:rPr>
            </w:pPr>
            <w:r w:rsidRPr="00FF69B7">
              <w:rPr>
                <w:rStyle w:val="TableText10pt"/>
              </w:rPr>
              <w:object w:dxaOrig="1539" w:dyaOrig="996" w14:anchorId="17182FCF">
                <v:shape id="_x0000_i1030" type="#_x0000_t75" style="width:77.25pt;height:49.5pt" o:ole="">
                  <v:imagedata r:id="rId30" o:title=""/>
                </v:shape>
                <o:OLEObject Type="Embed" ProgID="Word.Document.8" ShapeID="_x0000_i1030" DrawAspect="Icon" ObjectID="_1804668847" r:id="rId31">
                  <o:FieldCodes>\s</o:FieldCodes>
                </o:OLEObject>
              </w:object>
            </w:r>
          </w:p>
        </w:tc>
      </w:tr>
      <w:tr w:rsidR="00827926" w:rsidRPr="00FF69B7" w14:paraId="483769E6" w14:textId="77777777" w:rsidTr="00590BDF">
        <w:tc>
          <w:tcPr>
            <w:tcW w:w="4644" w:type="dxa"/>
            <w:shd w:val="clear" w:color="auto" w:fill="auto"/>
          </w:tcPr>
          <w:p w14:paraId="038925C1" w14:textId="77777777" w:rsidR="00827926" w:rsidRPr="00FF69B7" w:rsidRDefault="00827926" w:rsidP="00590BDF">
            <w:pPr>
              <w:keepLines/>
              <w:spacing w:before="60" w:after="60"/>
              <w:rPr>
                <w:rStyle w:val="TableText10pt"/>
              </w:rPr>
            </w:pPr>
            <w:r w:rsidRPr="00FF69B7">
              <w:rPr>
                <w:rStyle w:val="TableText10pt"/>
              </w:rPr>
              <w:t>Software Architecture Specification</w:t>
            </w:r>
          </w:p>
        </w:tc>
        <w:bookmarkStart w:id="629" w:name="_MON_1316861468"/>
        <w:bookmarkEnd w:id="629"/>
        <w:tc>
          <w:tcPr>
            <w:tcW w:w="709" w:type="dxa"/>
            <w:shd w:val="clear" w:color="auto" w:fill="auto"/>
          </w:tcPr>
          <w:p w14:paraId="3F7A0C52" w14:textId="77777777" w:rsidR="00827926" w:rsidRPr="00FF69B7" w:rsidRDefault="00827926" w:rsidP="00590BDF">
            <w:pPr>
              <w:keepLines/>
              <w:spacing w:before="60" w:after="60"/>
              <w:rPr>
                <w:rStyle w:val="TableText10pt"/>
              </w:rPr>
            </w:pPr>
            <w:r w:rsidRPr="005F0F66">
              <w:rPr>
                <w:rStyle w:val="TableText10pt"/>
              </w:rPr>
              <w:object w:dxaOrig="1539" w:dyaOrig="996" w14:anchorId="15EEDDA9">
                <v:shape id="_x0000_i1031" type="#_x0000_t75" style="width:77.25pt;height:49.5pt" o:ole="">
                  <v:imagedata r:id="rId32" o:title=""/>
                </v:shape>
                <o:OLEObject Type="Embed" ProgID="Word.Document.8" ShapeID="_x0000_i1031" DrawAspect="Icon" ObjectID="_1804668848" r:id="rId33">
                  <o:FieldCodes>\s</o:FieldCodes>
                </o:OLEObject>
              </w:object>
            </w:r>
          </w:p>
        </w:tc>
      </w:tr>
      <w:tr w:rsidR="00827926" w:rsidRPr="00FF69B7" w14:paraId="1C38A6F2" w14:textId="77777777" w:rsidTr="00590BDF">
        <w:tc>
          <w:tcPr>
            <w:tcW w:w="4644" w:type="dxa"/>
            <w:shd w:val="clear" w:color="auto" w:fill="auto"/>
          </w:tcPr>
          <w:p w14:paraId="10E67AAB" w14:textId="77777777" w:rsidR="00827926" w:rsidRPr="00FF69B7" w:rsidRDefault="00827926" w:rsidP="00590BDF">
            <w:pPr>
              <w:keepLines/>
              <w:spacing w:before="60" w:after="60"/>
              <w:rPr>
                <w:rStyle w:val="TableText10pt"/>
              </w:rPr>
            </w:pPr>
            <w:r w:rsidRPr="00FF69B7">
              <w:rPr>
                <w:rStyle w:val="TableText10pt"/>
              </w:rPr>
              <w:t>Software Design Specification</w:t>
            </w:r>
          </w:p>
        </w:tc>
        <w:bookmarkStart w:id="630" w:name="_MON_1316861513"/>
        <w:bookmarkStart w:id="631" w:name="_MON_1316861675"/>
        <w:bookmarkEnd w:id="630"/>
        <w:bookmarkEnd w:id="631"/>
        <w:tc>
          <w:tcPr>
            <w:tcW w:w="709" w:type="dxa"/>
            <w:shd w:val="clear" w:color="auto" w:fill="auto"/>
          </w:tcPr>
          <w:p w14:paraId="74FCAAFD" w14:textId="77777777" w:rsidR="00827926" w:rsidRPr="00FF69B7" w:rsidRDefault="00827926" w:rsidP="00590BDF">
            <w:pPr>
              <w:keepLines/>
              <w:spacing w:before="60" w:after="60"/>
              <w:rPr>
                <w:rStyle w:val="TableText10pt"/>
              </w:rPr>
            </w:pPr>
            <w:r w:rsidRPr="005F0F66">
              <w:rPr>
                <w:rStyle w:val="TableText10pt"/>
              </w:rPr>
              <w:object w:dxaOrig="1539" w:dyaOrig="996" w14:anchorId="07BA5E7C">
                <v:shape id="_x0000_i1032" type="#_x0000_t75" style="width:77.25pt;height:49.5pt" o:ole="">
                  <v:imagedata r:id="rId34" o:title=""/>
                </v:shape>
                <o:OLEObject Type="Embed" ProgID="Word.Document.8" ShapeID="_x0000_i1032" DrawAspect="Icon" ObjectID="_1804668849" r:id="rId35">
                  <o:FieldCodes>\s</o:FieldCodes>
                </o:OLEObject>
              </w:object>
            </w:r>
          </w:p>
        </w:tc>
      </w:tr>
      <w:tr w:rsidR="00827926" w:rsidRPr="00FF69B7" w14:paraId="5AA175F5" w14:textId="77777777" w:rsidTr="00590BDF">
        <w:tc>
          <w:tcPr>
            <w:tcW w:w="4644" w:type="dxa"/>
            <w:shd w:val="clear" w:color="auto" w:fill="auto"/>
          </w:tcPr>
          <w:p w14:paraId="44694F48" w14:textId="77777777" w:rsidR="00827926" w:rsidRPr="00FF69B7" w:rsidRDefault="00827926" w:rsidP="00590BDF">
            <w:pPr>
              <w:keepLines/>
              <w:spacing w:before="60" w:after="60"/>
              <w:rPr>
                <w:rStyle w:val="TableText10pt"/>
              </w:rPr>
            </w:pPr>
            <w:r w:rsidRPr="00FF69B7">
              <w:rPr>
                <w:rStyle w:val="TableText10pt"/>
              </w:rPr>
              <w:t>Software Verification Specification (Word)</w:t>
            </w:r>
          </w:p>
        </w:tc>
        <w:bookmarkStart w:id="632" w:name="_MON_1316861558"/>
        <w:bookmarkStart w:id="633" w:name="_MON_1316861681"/>
        <w:bookmarkEnd w:id="632"/>
        <w:bookmarkEnd w:id="633"/>
        <w:tc>
          <w:tcPr>
            <w:tcW w:w="709" w:type="dxa"/>
            <w:shd w:val="clear" w:color="auto" w:fill="auto"/>
          </w:tcPr>
          <w:p w14:paraId="17134DEF" w14:textId="77777777" w:rsidR="00827926" w:rsidRPr="00FF69B7" w:rsidRDefault="00827926" w:rsidP="00590BDF">
            <w:pPr>
              <w:keepLines/>
              <w:spacing w:before="60" w:after="60"/>
              <w:rPr>
                <w:rStyle w:val="TableText10pt"/>
              </w:rPr>
            </w:pPr>
            <w:r w:rsidRPr="005F0F66">
              <w:rPr>
                <w:rStyle w:val="TableText10pt"/>
              </w:rPr>
              <w:object w:dxaOrig="1539" w:dyaOrig="996" w14:anchorId="13C77678">
                <v:shape id="_x0000_i1033" type="#_x0000_t75" style="width:77.25pt;height:49.5pt" o:ole="">
                  <v:imagedata r:id="rId36" o:title=""/>
                </v:shape>
                <o:OLEObject Type="Embed" ProgID="Word.Document.8" ShapeID="_x0000_i1033" DrawAspect="Icon" ObjectID="_1804668850" r:id="rId37">
                  <o:FieldCodes>\s</o:FieldCodes>
                </o:OLEObject>
              </w:object>
            </w:r>
          </w:p>
        </w:tc>
      </w:tr>
      <w:tr w:rsidR="00827926" w:rsidRPr="00FF69B7" w14:paraId="6479224E" w14:textId="77777777" w:rsidTr="00590BDF">
        <w:tc>
          <w:tcPr>
            <w:tcW w:w="4644" w:type="dxa"/>
            <w:shd w:val="clear" w:color="auto" w:fill="auto"/>
          </w:tcPr>
          <w:p w14:paraId="7F371151" w14:textId="77777777" w:rsidR="00827926" w:rsidRPr="00FF69B7" w:rsidRDefault="00827926" w:rsidP="00590BDF">
            <w:pPr>
              <w:keepLines/>
              <w:spacing w:before="60" w:after="60"/>
              <w:rPr>
                <w:rStyle w:val="TableText10pt"/>
              </w:rPr>
            </w:pPr>
            <w:r w:rsidRPr="00FF69B7">
              <w:rPr>
                <w:rStyle w:val="TableText10pt"/>
              </w:rPr>
              <w:t>Software Verification Specification (Excel)</w:t>
            </w:r>
          </w:p>
        </w:tc>
        <w:bookmarkStart w:id="634" w:name="_MON_1316861952"/>
        <w:bookmarkStart w:id="635" w:name="_MON_1316861957"/>
        <w:bookmarkEnd w:id="634"/>
        <w:bookmarkEnd w:id="635"/>
        <w:tc>
          <w:tcPr>
            <w:tcW w:w="709" w:type="dxa"/>
            <w:shd w:val="clear" w:color="auto" w:fill="auto"/>
          </w:tcPr>
          <w:p w14:paraId="7EA03E0B" w14:textId="77777777" w:rsidR="00827926" w:rsidRPr="00FF69B7" w:rsidRDefault="00827926" w:rsidP="00590BDF">
            <w:pPr>
              <w:keepLines/>
              <w:spacing w:before="60" w:after="60"/>
              <w:rPr>
                <w:rStyle w:val="TableText10pt"/>
              </w:rPr>
            </w:pPr>
            <w:r w:rsidRPr="005F0F66">
              <w:rPr>
                <w:rStyle w:val="TableText10pt"/>
              </w:rPr>
              <w:object w:dxaOrig="1539" w:dyaOrig="996" w14:anchorId="66188EA4">
                <v:shape id="_x0000_i1034" type="#_x0000_t75" style="width:77.25pt;height:49.5pt" o:ole="">
                  <v:imagedata r:id="rId38" o:title=""/>
                </v:shape>
                <o:OLEObject Type="Embed" ProgID="Excel.Sheet.8" ShapeID="_x0000_i1034" DrawAspect="Icon" ObjectID="_1804668851" r:id="rId39"/>
              </w:object>
            </w:r>
          </w:p>
        </w:tc>
      </w:tr>
    </w:tbl>
    <w:p w14:paraId="16260359" w14:textId="77777777" w:rsidR="00827926" w:rsidRDefault="00827926" w:rsidP="00827926">
      <w:pPr>
        <w:pStyle w:val="Heading2"/>
      </w:pPr>
      <w:bookmarkStart w:id="636" w:name="_Ref310854893"/>
      <w:bookmarkStart w:id="637" w:name="_Toc354554907"/>
      <w:bookmarkStart w:id="638" w:name="_Toc354555065"/>
      <w:bookmarkStart w:id="639" w:name="_Toc499638916"/>
      <w:r>
        <w:lastRenderedPageBreak/>
        <w:t>Form Templates</w:t>
      </w:r>
      <w:bookmarkEnd w:id="636"/>
      <w:bookmarkEnd w:id="637"/>
      <w:bookmarkEnd w:id="638"/>
      <w:bookmarkEnd w:id="639"/>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4"/>
        <w:gridCol w:w="1755"/>
      </w:tblGrid>
      <w:tr w:rsidR="00827926" w:rsidRPr="00FF69B7" w14:paraId="68472CD4" w14:textId="77777777" w:rsidTr="00590BDF">
        <w:tc>
          <w:tcPr>
            <w:tcW w:w="4644" w:type="dxa"/>
            <w:shd w:val="clear" w:color="auto" w:fill="auto"/>
          </w:tcPr>
          <w:p w14:paraId="4B5B2E38" w14:textId="77777777" w:rsidR="00827926" w:rsidRPr="00FF69B7" w:rsidRDefault="00827926" w:rsidP="00590BDF">
            <w:pPr>
              <w:keepLines/>
              <w:spacing w:before="60" w:after="60"/>
              <w:rPr>
                <w:rStyle w:val="TableText10pt"/>
              </w:rPr>
            </w:pPr>
            <w:r w:rsidRPr="00FF69B7">
              <w:rPr>
                <w:rStyle w:val="TableText10pt"/>
              </w:rPr>
              <w:t>Software Inspection Record</w:t>
            </w:r>
          </w:p>
        </w:tc>
        <w:bookmarkStart w:id="640" w:name="_MON_1384598885"/>
        <w:bookmarkStart w:id="641" w:name="_MON_1384598928"/>
        <w:bookmarkEnd w:id="640"/>
        <w:bookmarkEnd w:id="641"/>
        <w:tc>
          <w:tcPr>
            <w:tcW w:w="709" w:type="dxa"/>
            <w:shd w:val="clear" w:color="auto" w:fill="auto"/>
          </w:tcPr>
          <w:p w14:paraId="0408FFBA" w14:textId="77777777" w:rsidR="00827926" w:rsidRPr="004F3097" w:rsidRDefault="00827926" w:rsidP="00590BDF">
            <w:pPr>
              <w:keepNext/>
              <w:keepLines/>
              <w:spacing w:before="60" w:after="60"/>
              <w:rPr>
                <w:rStyle w:val="TableText10pt"/>
                <w:sz w:val="22"/>
                <w:szCs w:val="24"/>
              </w:rPr>
            </w:pPr>
            <w:r w:rsidRPr="00B028EE">
              <w:rPr>
                <w:rStyle w:val="TableText10pt"/>
              </w:rPr>
              <w:object w:dxaOrig="1538" w:dyaOrig="995" w14:anchorId="57251A7E">
                <v:shape id="_x0000_i1035" type="#_x0000_t75" style="width:77.25pt;height:49.5pt" o:ole="">
                  <v:imagedata r:id="rId40" o:title=""/>
                </v:shape>
                <o:OLEObject Type="Embed" ProgID="Word.Document.8" ShapeID="_x0000_i1035" DrawAspect="Icon" ObjectID="_1804668852" r:id="rId41">
                  <o:FieldCodes>\s</o:FieldCodes>
                </o:OLEObject>
              </w:object>
            </w:r>
          </w:p>
        </w:tc>
      </w:tr>
      <w:tr w:rsidR="00827926" w:rsidRPr="00FF69B7" w14:paraId="080420E6" w14:textId="77777777" w:rsidTr="00590BDF">
        <w:tc>
          <w:tcPr>
            <w:tcW w:w="4644" w:type="dxa"/>
            <w:shd w:val="clear" w:color="auto" w:fill="auto"/>
          </w:tcPr>
          <w:p w14:paraId="0D8FABF1" w14:textId="77777777" w:rsidR="00827926" w:rsidRPr="00FF69B7" w:rsidRDefault="00827926" w:rsidP="00590BDF">
            <w:pPr>
              <w:keepLines/>
              <w:spacing w:before="60" w:after="60"/>
              <w:rPr>
                <w:rStyle w:val="TableText10pt"/>
              </w:rPr>
            </w:pPr>
            <w:r w:rsidRPr="00FF69B7">
              <w:rPr>
                <w:rStyle w:val="TableText10pt"/>
              </w:rPr>
              <w:t>Software Review Record</w:t>
            </w:r>
          </w:p>
        </w:tc>
        <w:bookmarkStart w:id="642" w:name="_MON_1384598909"/>
        <w:bookmarkStart w:id="643" w:name="_MON_1384598934"/>
        <w:bookmarkEnd w:id="642"/>
        <w:bookmarkEnd w:id="643"/>
        <w:tc>
          <w:tcPr>
            <w:tcW w:w="709" w:type="dxa"/>
            <w:shd w:val="clear" w:color="auto" w:fill="auto"/>
          </w:tcPr>
          <w:p w14:paraId="5BC3F7BE" w14:textId="77777777" w:rsidR="00827926" w:rsidRPr="00FF69B7" w:rsidRDefault="00827926" w:rsidP="00590BDF">
            <w:pPr>
              <w:keepLines/>
              <w:spacing w:before="60" w:after="60"/>
              <w:rPr>
                <w:rStyle w:val="TableText10pt"/>
              </w:rPr>
            </w:pPr>
            <w:r w:rsidRPr="00B028EE">
              <w:rPr>
                <w:rStyle w:val="TableText10pt"/>
              </w:rPr>
              <w:object w:dxaOrig="1538" w:dyaOrig="995" w14:anchorId="457649B6">
                <v:shape id="_x0000_i1036" type="#_x0000_t75" style="width:77.25pt;height:49.5pt" o:ole="">
                  <v:imagedata r:id="rId42" o:title=""/>
                </v:shape>
                <o:OLEObject Type="Embed" ProgID="Word.Document.8" ShapeID="_x0000_i1036" DrawAspect="Icon" ObjectID="_1804668853" r:id="rId43">
                  <o:FieldCodes>\s</o:FieldCodes>
                </o:OLEObject>
              </w:object>
            </w:r>
          </w:p>
        </w:tc>
      </w:tr>
      <w:tr w:rsidR="00827926" w:rsidRPr="00FF69B7" w14:paraId="37F4BC6C" w14:textId="77777777" w:rsidTr="00590BDF">
        <w:tc>
          <w:tcPr>
            <w:tcW w:w="4644" w:type="dxa"/>
            <w:shd w:val="clear" w:color="auto" w:fill="auto"/>
          </w:tcPr>
          <w:p w14:paraId="216EC81C" w14:textId="77777777" w:rsidR="00827926" w:rsidRPr="00FF69B7" w:rsidRDefault="00827926" w:rsidP="00590BDF">
            <w:pPr>
              <w:keepLines/>
              <w:spacing w:before="60" w:after="60"/>
              <w:rPr>
                <w:rStyle w:val="TableText10pt"/>
              </w:rPr>
            </w:pPr>
            <w:r w:rsidRPr="00FF69B7">
              <w:rPr>
                <w:rStyle w:val="TableText10pt"/>
              </w:rPr>
              <w:t xml:space="preserve">Software Release Note </w:t>
            </w:r>
          </w:p>
        </w:tc>
        <w:bookmarkStart w:id="644" w:name="_MON_1316862427"/>
        <w:bookmarkStart w:id="645" w:name="_MON_1316862429"/>
        <w:bookmarkStart w:id="646" w:name="_MON_1317127444"/>
        <w:bookmarkStart w:id="647" w:name="_MON_1317184621"/>
        <w:bookmarkStart w:id="648" w:name="_MON_1317184648"/>
        <w:bookmarkStart w:id="649" w:name="_MON_1420899682"/>
        <w:bookmarkStart w:id="650" w:name="_MON_1420900024"/>
        <w:bookmarkEnd w:id="644"/>
        <w:bookmarkEnd w:id="645"/>
        <w:bookmarkEnd w:id="646"/>
        <w:bookmarkEnd w:id="647"/>
        <w:bookmarkEnd w:id="648"/>
        <w:bookmarkEnd w:id="649"/>
        <w:bookmarkEnd w:id="650"/>
        <w:tc>
          <w:tcPr>
            <w:tcW w:w="709" w:type="dxa"/>
            <w:shd w:val="clear" w:color="auto" w:fill="auto"/>
          </w:tcPr>
          <w:p w14:paraId="31FFA89F" w14:textId="77777777" w:rsidR="00827926" w:rsidRPr="00FF69B7" w:rsidRDefault="00827926" w:rsidP="00590BDF">
            <w:pPr>
              <w:keepLines/>
              <w:spacing w:before="60" w:after="60"/>
              <w:rPr>
                <w:rStyle w:val="TableText10pt"/>
              </w:rPr>
            </w:pPr>
            <w:r w:rsidRPr="006101A7">
              <w:rPr>
                <w:rStyle w:val="TableText10pt"/>
              </w:rPr>
              <w:object w:dxaOrig="1539" w:dyaOrig="996" w14:anchorId="65F6A135">
                <v:shape id="_x0000_i1037" type="#_x0000_t75" style="width:77.25pt;height:49.5pt" o:ole="">
                  <v:imagedata r:id="rId44" o:title=""/>
                </v:shape>
                <o:OLEObject Type="Embed" ProgID="Word.Document.8" ShapeID="_x0000_i1037" DrawAspect="Icon" ObjectID="_1804668854" r:id="rId45">
                  <o:FieldCodes>\s</o:FieldCodes>
                </o:OLEObject>
              </w:object>
            </w:r>
          </w:p>
        </w:tc>
      </w:tr>
      <w:tr w:rsidR="00827926" w:rsidRPr="00FF69B7" w14:paraId="2DE39A10" w14:textId="77777777" w:rsidTr="00590BDF">
        <w:tc>
          <w:tcPr>
            <w:tcW w:w="4644" w:type="dxa"/>
            <w:shd w:val="clear" w:color="auto" w:fill="auto"/>
          </w:tcPr>
          <w:p w14:paraId="42ED3AD9" w14:textId="77777777" w:rsidR="00827926" w:rsidRPr="00FF69B7" w:rsidRDefault="00827926" w:rsidP="00590BDF">
            <w:pPr>
              <w:keepLines/>
              <w:spacing w:before="60" w:after="60"/>
              <w:rPr>
                <w:rStyle w:val="TableText10pt"/>
              </w:rPr>
            </w:pPr>
            <w:r>
              <w:rPr>
                <w:rStyle w:val="TableText10pt"/>
              </w:rPr>
              <w:t>Software Requirements Review Meeting Record</w:t>
            </w:r>
          </w:p>
        </w:tc>
        <w:bookmarkStart w:id="651" w:name="Software_Reqts_Review_template"/>
        <w:bookmarkStart w:id="652" w:name="_MON_1384598950"/>
        <w:bookmarkStart w:id="653" w:name="_MON_1384601868"/>
        <w:bookmarkStart w:id="654" w:name="_MON_1384602100"/>
        <w:bookmarkStart w:id="655" w:name="_MON_1384602796"/>
        <w:bookmarkStart w:id="656" w:name="_MON_1384602877"/>
        <w:bookmarkStart w:id="657" w:name="_MON_1384604331"/>
        <w:bookmarkEnd w:id="652"/>
        <w:bookmarkEnd w:id="653"/>
        <w:bookmarkEnd w:id="654"/>
        <w:bookmarkEnd w:id="655"/>
        <w:bookmarkEnd w:id="656"/>
        <w:bookmarkEnd w:id="657"/>
        <w:tc>
          <w:tcPr>
            <w:tcW w:w="709" w:type="dxa"/>
            <w:shd w:val="clear" w:color="auto" w:fill="auto"/>
          </w:tcPr>
          <w:p w14:paraId="21F778D7" w14:textId="77777777" w:rsidR="00827926" w:rsidRDefault="00827926" w:rsidP="00590BDF">
            <w:pPr>
              <w:keepLines/>
              <w:spacing w:before="60" w:after="60"/>
              <w:rPr>
                <w:rStyle w:val="TableText10pt"/>
              </w:rPr>
            </w:pPr>
            <w:r w:rsidRPr="00D554C5">
              <w:rPr>
                <w:rStyle w:val="TableText10pt"/>
              </w:rPr>
              <w:object w:dxaOrig="1538" w:dyaOrig="995" w14:anchorId="41936324">
                <v:shape id="_x0000_i1038" type="#_x0000_t75" style="width:77.25pt;height:49.5pt" o:ole="">
                  <v:imagedata r:id="rId46" o:title=""/>
                </v:shape>
                <o:OLEObject Type="Embed" ProgID="Word.Document.8" ShapeID="_x0000_i1038" DrawAspect="Icon" ObjectID="_1804668855" r:id="rId47">
                  <o:FieldCodes>\s</o:FieldCodes>
                </o:OLEObject>
              </w:object>
            </w:r>
            <w:bookmarkEnd w:id="651"/>
          </w:p>
        </w:tc>
      </w:tr>
      <w:tr w:rsidR="00827926" w:rsidRPr="00FF69B7" w14:paraId="47A83257" w14:textId="77777777" w:rsidTr="00590BDF">
        <w:tc>
          <w:tcPr>
            <w:tcW w:w="4644" w:type="dxa"/>
            <w:shd w:val="clear" w:color="auto" w:fill="auto"/>
          </w:tcPr>
          <w:p w14:paraId="0F9A1602" w14:textId="77777777" w:rsidR="00827926" w:rsidRPr="00FF69B7" w:rsidRDefault="00827926" w:rsidP="00590BDF">
            <w:pPr>
              <w:keepLines/>
              <w:spacing w:before="60" w:after="60"/>
              <w:rPr>
                <w:rStyle w:val="TableText10pt"/>
              </w:rPr>
            </w:pPr>
            <w:r>
              <w:rPr>
                <w:rStyle w:val="TableText10pt"/>
              </w:rPr>
              <w:t>Software Design Review Meeting Record</w:t>
            </w:r>
          </w:p>
        </w:tc>
        <w:bookmarkStart w:id="658" w:name="_MON_1456044531"/>
        <w:bookmarkEnd w:id="658"/>
        <w:tc>
          <w:tcPr>
            <w:tcW w:w="709" w:type="dxa"/>
            <w:shd w:val="clear" w:color="auto" w:fill="auto"/>
          </w:tcPr>
          <w:p w14:paraId="254AF510" w14:textId="77777777" w:rsidR="00827926" w:rsidRDefault="00827926" w:rsidP="00590BDF">
            <w:pPr>
              <w:keepLines/>
              <w:spacing w:before="60" w:after="60"/>
              <w:rPr>
                <w:rStyle w:val="TableText10pt"/>
              </w:rPr>
            </w:pPr>
            <w:r w:rsidRPr="00D554C5">
              <w:rPr>
                <w:rStyle w:val="TableText10pt"/>
              </w:rPr>
              <w:object w:dxaOrig="1538" w:dyaOrig="995" w14:anchorId="4E4F43B4">
                <v:shape id="_x0000_i1039" type="#_x0000_t75" style="width:77.25pt;height:49.5pt" o:ole="">
                  <v:imagedata r:id="rId48" o:title=""/>
                </v:shape>
                <o:OLEObject Type="Embed" ProgID="Word.Document.8" ShapeID="_x0000_i1039" DrawAspect="Icon" ObjectID="_1804668856" r:id="rId49">
                  <o:FieldCodes>\s</o:FieldCodes>
                </o:OLEObject>
              </w:object>
            </w:r>
          </w:p>
        </w:tc>
      </w:tr>
      <w:tr w:rsidR="00827926" w:rsidRPr="00FF69B7" w14:paraId="56AE2022" w14:textId="77777777" w:rsidTr="00590BDF">
        <w:tc>
          <w:tcPr>
            <w:tcW w:w="4644" w:type="dxa"/>
            <w:shd w:val="clear" w:color="auto" w:fill="auto"/>
          </w:tcPr>
          <w:p w14:paraId="1AA0110B" w14:textId="77777777" w:rsidR="00827926" w:rsidRPr="00FF69B7" w:rsidRDefault="00827926" w:rsidP="00590BDF">
            <w:pPr>
              <w:keepLines/>
              <w:spacing w:before="60" w:after="60"/>
              <w:rPr>
                <w:rStyle w:val="TableText10pt"/>
              </w:rPr>
            </w:pPr>
            <w:r>
              <w:rPr>
                <w:rStyle w:val="TableText10pt"/>
              </w:rPr>
              <w:t>Software Verification Review Meeting Record</w:t>
            </w:r>
          </w:p>
        </w:tc>
        <w:bookmarkStart w:id="659" w:name="Software_Verification_Review_template"/>
        <w:bookmarkStart w:id="660" w:name="_MON_1456044498"/>
        <w:bookmarkEnd w:id="660"/>
        <w:tc>
          <w:tcPr>
            <w:tcW w:w="709" w:type="dxa"/>
            <w:shd w:val="clear" w:color="auto" w:fill="auto"/>
          </w:tcPr>
          <w:p w14:paraId="09BA99E2" w14:textId="77777777" w:rsidR="00827926" w:rsidRDefault="00827926" w:rsidP="00590BDF">
            <w:pPr>
              <w:keepLines/>
              <w:spacing w:before="60" w:after="60"/>
              <w:rPr>
                <w:rStyle w:val="TableText10pt"/>
              </w:rPr>
            </w:pPr>
            <w:r w:rsidRPr="00D554C5">
              <w:rPr>
                <w:rStyle w:val="TableText10pt"/>
              </w:rPr>
              <w:object w:dxaOrig="1538" w:dyaOrig="995" w14:anchorId="51E5323F">
                <v:shape id="_x0000_i1040" type="#_x0000_t75" style="width:77.25pt;height:49.5pt" o:ole="">
                  <v:imagedata r:id="rId50" o:title=""/>
                </v:shape>
                <o:OLEObject Type="Embed" ProgID="Word.Document.8" ShapeID="_x0000_i1040" DrawAspect="Icon" ObjectID="_1804668857" r:id="rId51">
                  <o:FieldCodes>\s</o:FieldCodes>
                </o:OLEObject>
              </w:object>
            </w:r>
            <w:bookmarkEnd w:id="659"/>
          </w:p>
        </w:tc>
      </w:tr>
    </w:tbl>
    <w:p w14:paraId="7113988F" w14:textId="77777777" w:rsidR="00827926" w:rsidRDefault="00827926" w:rsidP="00827926">
      <w:pPr>
        <w:pStyle w:val="Heading1"/>
        <w:spacing w:before="360"/>
        <w:ind w:left="431" w:hanging="431"/>
      </w:pPr>
      <w:bookmarkStart w:id="661" w:name="_Toc228597324"/>
      <w:bookmarkStart w:id="662" w:name="_Toc228616428"/>
      <w:bookmarkStart w:id="663" w:name="_Toc354554908"/>
      <w:bookmarkStart w:id="664" w:name="_Toc354555066"/>
      <w:bookmarkStart w:id="665" w:name="_Toc499638917"/>
      <w:r>
        <w:t>Change \ Review History</w:t>
      </w:r>
      <w:bookmarkEnd w:id="661"/>
      <w:bookmarkEnd w:id="662"/>
      <w:bookmarkEnd w:id="663"/>
      <w:bookmarkEnd w:id="664"/>
      <w:bookmarkEnd w:id="665"/>
    </w:p>
    <w:p w14:paraId="17D0887C" w14:textId="77777777" w:rsidR="00827926" w:rsidRDefault="00827926" w:rsidP="0082792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288"/>
        <w:gridCol w:w="1131"/>
        <w:gridCol w:w="7120"/>
      </w:tblGrid>
      <w:tr w:rsidR="00827926" w14:paraId="4764CF9E" w14:textId="77777777" w:rsidTr="00590BDF">
        <w:trPr>
          <w:jc w:val="center"/>
        </w:trPr>
        <w:tc>
          <w:tcPr>
            <w:tcW w:w="1288" w:type="dxa"/>
            <w:shd w:val="clear" w:color="auto" w:fill="E6E6E6"/>
          </w:tcPr>
          <w:p w14:paraId="3610AB21" w14:textId="77777777" w:rsidR="00827926" w:rsidRDefault="00827926" w:rsidP="00590BDF">
            <w:pPr>
              <w:jc w:val="center"/>
              <w:rPr>
                <w:sz w:val="18"/>
              </w:rPr>
            </w:pPr>
            <w:r>
              <w:rPr>
                <w:sz w:val="18"/>
              </w:rPr>
              <w:t>Issue</w:t>
            </w:r>
          </w:p>
        </w:tc>
        <w:tc>
          <w:tcPr>
            <w:tcW w:w="1058" w:type="dxa"/>
            <w:shd w:val="clear" w:color="auto" w:fill="E6E6E6"/>
          </w:tcPr>
          <w:p w14:paraId="3881DFAA" w14:textId="77777777" w:rsidR="00827926" w:rsidRDefault="00827926" w:rsidP="00590BDF">
            <w:pPr>
              <w:jc w:val="center"/>
              <w:rPr>
                <w:sz w:val="18"/>
              </w:rPr>
            </w:pPr>
            <w:r>
              <w:rPr>
                <w:sz w:val="18"/>
              </w:rPr>
              <w:t>Date</w:t>
            </w:r>
          </w:p>
        </w:tc>
        <w:tc>
          <w:tcPr>
            <w:tcW w:w="7120" w:type="dxa"/>
            <w:shd w:val="clear" w:color="auto" w:fill="E6E6E6"/>
          </w:tcPr>
          <w:p w14:paraId="696E4BF4" w14:textId="77777777" w:rsidR="00827926" w:rsidRDefault="00827926" w:rsidP="00590BDF">
            <w:pPr>
              <w:rPr>
                <w:sz w:val="18"/>
              </w:rPr>
            </w:pPr>
            <w:r>
              <w:rPr>
                <w:sz w:val="18"/>
              </w:rPr>
              <w:t>Description</w:t>
            </w:r>
          </w:p>
        </w:tc>
      </w:tr>
      <w:tr w:rsidR="00827926" w14:paraId="0C5F6B67" w14:textId="77777777" w:rsidTr="00590BDF">
        <w:trPr>
          <w:trHeight w:val="69"/>
          <w:jc w:val="center"/>
        </w:trPr>
        <w:tc>
          <w:tcPr>
            <w:tcW w:w="1288" w:type="dxa"/>
          </w:tcPr>
          <w:p w14:paraId="017DC388" w14:textId="77777777" w:rsidR="00827926" w:rsidRDefault="00827926" w:rsidP="00590BDF">
            <w:pPr>
              <w:jc w:val="center"/>
              <w:rPr>
                <w:sz w:val="18"/>
              </w:rPr>
            </w:pPr>
            <w:r>
              <w:rPr>
                <w:sz w:val="18"/>
              </w:rPr>
              <w:t>9</w:t>
            </w:r>
          </w:p>
        </w:tc>
        <w:tc>
          <w:tcPr>
            <w:tcW w:w="1058" w:type="dxa"/>
          </w:tcPr>
          <w:p w14:paraId="50C2F7CB" w14:textId="77777777" w:rsidR="00827926" w:rsidRDefault="00827926" w:rsidP="00590BDF">
            <w:pPr>
              <w:jc w:val="center"/>
              <w:rPr>
                <w:sz w:val="18"/>
              </w:rPr>
            </w:pPr>
            <w:r>
              <w:rPr>
                <w:sz w:val="18"/>
              </w:rPr>
              <w:t>26/03/2025</w:t>
            </w:r>
          </w:p>
        </w:tc>
        <w:tc>
          <w:tcPr>
            <w:tcW w:w="7120" w:type="dxa"/>
          </w:tcPr>
          <w:p w14:paraId="62A91A36" w14:textId="77777777" w:rsidR="00827926" w:rsidRDefault="00827926" w:rsidP="00590BDF">
            <w:pPr>
              <w:rPr>
                <w:sz w:val="18"/>
              </w:rPr>
            </w:pPr>
            <w:r>
              <w:rPr>
                <w:sz w:val="18"/>
              </w:rPr>
              <w:t xml:space="preserve">Removed reference to SVN and </w:t>
            </w:r>
            <w:proofErr w:type="gramStart"/>
            <w:r>
              <w:rPr>
                <w:sz w:val="18"/>
              </w:rPr>
              <w:t>StarTeam(</w:t>
            </w:r>
            <w:proofErr w:type="gramEnd"/>
            <w:r>
              <w:rPr>
                <w:sz w:val="18"/>
              </w:rPr>
              <w:t>Section 7)</w:t>
            </w:r>
          </w:p>
        </w:tc>
      </w:tr>
      <w:tr w:rsidR="00827926" w14:paraId="7AF1C154" w14:textId="77777777" w:rsidTr="00590BDF">
        <w:trPr>
          <w:trHeight w:val="69"/>
          <w:jc w:val="center"/>
        </w:trPr>
        <w:tc>
          <w:tcPr>
            <w:tcW w:w="1288" w:type="dxa"/>
          </w:tcPr>
          <w:p w14:paraId="43A80378" w14:textId="77777777" w:rsidR="00827926" w:rsidRDefault="00827926" w:rsidP="00590BDF">
            <w:pPr>
              <w:jc w:val="center"/>
              <w:rPr>
                <w:sz w:val="18"/>
              </w:rPr>
            </w:pPr>
            <w:r>
              <w:rPr>
                <w:sz w:val="18"/>
              </w:rPr>
              <w:t>8</w:t>
            </w:r>
          </w:p>
        </w:tc>
        <w:tc>
          <w:tcPr>
            <w:tcW w:w="1058" w:type="dxa"/>
          </w:tcPr>
          <w:p w14:paraId="1F99DD26" w14:textId="77777777" w:rsidR="00827926" w:rsidRDefault="00827926" w:rsidP="00590BDF">
            <w:pPr>
              <w:jc w:val="center"/>
              <w:rPr>
                <w:sz w:val="18"/>
              </w:rPr>
            </w:pPr>
            <w:r>
              <w:rPr>
                <w:sz w:val="18"/>
              </w:rPr>
              <w:t>07/03/2023</w:t>
            </w:r>
          </w:p>
        </w:tc>
        <w:tc>
          <w:tcPr>
            <w:tcW w:w="7120" w:type="dxa"/>
          </w:tcPr>
          <w:p w14:paraId="6CC5CA60" w14:textId="77777777" w:rsidR="00827926" w:rsidRDefault="00827926" w:rsidP="00590BDF">
            <w:pPr>
              <w:rPr>
                <w:sz w:val="18"/>
              </w:rPr>
            </w:pPr>
            <w:r>
              <w:rPr>
                <w:sz w:val="18"/>
              </w:rPr>
              <w:t xml:space="preserve">Reviewed and no change. </w:t>
            </w:r>
          </w:p>
        </w:tc>
      </w:tr>
      <w:tr w:rsidR="00827926" w14:paraId="640780B1" w14:textId="77777777" w:rsidTr="00590BDF">
        <w:trPr>
          <w:trHeight w:val="69"/>
          <w:jc w:val="center"/>
          <w:ins w:id="666" w:author="Jacob, Susan" w:date="2020-11-17T10:13:00Z"/>
        </w:trPr>
        <w:tc>
          <w:tcPr>
            <w:tcW w:w="1288" w:type="dxa"/>
          </w:tcPr>
          <w:p w14:paraId="2792A87B" w14:textId="77777777" w:rsidR="00827926" w:rsidRDefault="00827926" w:rsidP="00590BDF">
            <w:pPr>
              <w:jc w:val="center"/>
              <w:rPr>
                <w:ins w:id="667" w:author="Jacob, Susan" w:date="2020-11-17T10:13:00Z"/>
                <w:sz w:val="18"/>
              </w:rPr>
            </w:pPr>
            <w:ins w:id="668" w:author="Jacob, Susan" w:date="2020-11-17T10:13:00Z">
              <w:r>
                <w:rPr>
                  <w:sz w:val="18"/>
                </w:rPr>
                <w:t>7</w:t>
              </w:r>
            </w:ins>
          </w:p>
        </w:tc>
        <w:tc>
          <w:tcPr>
            <w:tcW w:w="1058" w:type="dxa"/>
          </w:tcPr>
          <w:p w14:paraId="40563EFD" w14:textId="77777777" w:rsidR="00827926" w:rsidRDefault="00827926" w:rsidP="00590BDF">
            <w:pPr>
              <w:jc w:val="center"/>
              <w:rPr>
                <w:ins w:id="669" w:author="Jacob, Susan" w:date="2020-11-17T10:13:00Z"/>
                <w:sz w:val="18"/>
              </w:rPr>
            </w:pPr>
            <w:ins w:id="670" w:author="Jacob, Susan" w:date="2020-11-17T10:13:00Z">
              <w:r>
                <w:rPr>
                  <w:sz w:val="18"/>
                </w:rPr>
                <w:t>17/11/2020</w:t>
              </w:r>
            </w:ins>
          </w:p>
        </w:tc>
        <w:tc>
          <w:tcPr>
            <w:tcW w:w="7120" w:type="dxa"/>
          </w:tcPr>
          <w:p w14:paraId="47BB549D" w14:textId="77777777" w:rsidR="00827926" w:rsidRDefault="00827926" w:rsidP="00590BDF">
            <w:pPr>
              <w:rPr>
                <w:ins w:id="671" w:author="Jacob, Susan" w:date="2020-11-17T10:13:00Z"/>
                <w:sz w:val="18"/>
              </w:rPr>
            </w:pPr>
            <w:ins w:id="672" w:author="Jacob, Susan" w:date="2020-11-17T10:13:00Z">
              <w:r>
                <w:rPr>
                  <w:sz w:val="18"/>
                </w:rPr>
                <w:t>Seventh Issue</w:t>
              </w:r>
            </w:ins>
          </w:p>
          <w:p w14:paraId="78A9E9AB" w14:textId="77777777" w:rsidR="00827926" w:rsidRDefault="00827926" w:rsidP="00827926">
            <w:pPr>
              <w:numPr>
                <w:ilvl w:val="0"/>
                <w:numId w:val="39"/>
              </w:numPr>
              <w:jc w:val="both"/>
              <w:rPr>
                <w:ins w:id="673" w:author="Jacob, Susan" w:date="2020-11-17T10:27:00Z"/>
                <w:sz w:val="18"/>
              </w:rPr>
            </w:pPr>
            <w:ins w:id="674" w:author="Jacob, Susan" w:date="2020-11-17T10:14:00Z">
              <w:r>
                <w:rPr>
                  <w:sz w:val="18"/>
                </w:rPr>
                <w:t xml:space="preserve">Changed the Process Owner’s name on this document </w:t>
              </w:r>
            </w:ins>
          </w:p>
          <w:p w14:paraId="29762EC6" w14:textId="77777777" w:rsidR="00827926" w:rsidRDefault="00827926" w:rsidP="00827926">
            <w:pPr>
              <w:numPr>
                <w:ilvl w:val="0"/>
                <w:numId w:val="39"/>
              </w:numPr>
              <w:jc w:val="both"/>
              <w:rPr>
                <w:ins w:id="675" w:author="Jacob, Susan" w:date="2020-11-17T10:14:00Z"/>
                <w:sz w:val="18"/>
              </w:rPr>
            </w:pPr>
            <w:ins w:id="676" w:author="Jacob, Susan" w:date="2020-11-17T10:27:00Z">
              <w:r>
                <w:rPr>
                  <w:sz w:val="18"/>
                </w:rPr>
                <w:t>Changed the name of Global Procedure doc</w:t>
              </w:r>
            </w:ins>
            <w:ins w:id="677" w:author="Jacob, Susan" w:date="2020-11-17T10:28:00Z">
              <w:r>
                <w:rPr>
                  <w:sz w:val="18"/>
                </w:rPr>
                <w:t>ume</w:t>
              </w:r>
            </w:ins>
            <w:ins w:id="678" w:author="Jacob, Susan" w:date="2020-11-17T10:27:00Z">
              <w:r>
                <w:rPr>
                  <w:sz w:val="18"/>
                </w:rPr>
                <w:t>nts as per current VTMS standar</w:t>
              </w:r>
            </w:ins>
            <w:ins w:id="679" w:author="Jacob, Susan" w:date="2020-11-17T10:28:00Z">
              <w:r>
                <w:rPr>
                  <w:sz w:val="18"/>
                </w:rPr>
                <w:t>ds</w:t>
              </w:r>
            </w:ins>
          </w:p>
          <w:p w14:paraId="35ED19E7" w14:textId="77777777" w:rsidR="00827926" w:rsidRDefault="00827926" w:rsidP="00590BDF">
            <w:pPr>
              <w:rPr>
                <w:ins w:id="680" w:author="Jacob, Susan" w:date="2020-11-17T10:13:00Z"/>
                <w:sz w:val="18"/>
              </w:rPr>
            </w:pPr>
          </w:p>
        </w:tc>
      </w:tr>
      <w:tr w:rsidR="00827926" w14:paraId="283D326B" w14:textId="77777777" w:rsidTr="00590BDF">
        <w:trPr>
          <w:trHeight w:val="69"/>
          <w:jc w:val="center"/>
          <w:ins w:id="681" w:author="Jacob, Susan" w:date="2017-11-28T13:21:00Z"/>
        </w:trPr>
        <w:tc>
          <w:tcPr>
            <w:tcW w:w="1288" w:type="dxa"/>
          </w:tcPr>
          <w:p w14:paraId="0EE0F4F9" w14:textId="77777777" w:rsidR="00827926" w:rsidRDefault="00827926" w:rsidP="00590BDF">
            <w:pPr>
              <w:jc w:val="center"/>
              <w:rPr>
                <w:ins w:id="682" w:author="Jacob, Susan" w:date="2017-11-28T13:21:00Z"/>
                <w:sz w:val="18"/>
              </w:rPr>
            </w:pPr>
            <w:ins w:id="683" w:author="Jacob, Susan" w:date="2017-11-28T13:21:00Z">
              <w:r>
                <w:rPr>
                  <w:sz w:val="18"/>
                </w:rPr>
                <w:t>6</w:t>
              </w:r>
            </w:ins>
          </w:p>
        </w:tc>
        <w:tc>
          <w:tcPr>
            <w:tcW w:w="1058" w:type="dxa"/>
          </w:tcPr>
          <w:p w14:paraId="6722B2CC" w14:textId="77777777" w:rsidR="00827926" w:rsidRDefault="00827926" w:rsidP="00590BDF">
            <w:pPr>
              <w:jc w:val="center"/>
              <w:rPr>
                <w:ins w:id="684" w:author="Jacob, Susan" w:date="2017-11-28T13:21:00Z"/>
                <w:sz w:val="18"/>
              </w:rPr>
            </w:pPr>
            <w:ins w:id="685" w:author="Jacob, Susan" w:date="2017-11-28T13:21:00Z">
              <w:r>
                <w:rPr>
                  <w:sz w:val="18"/>
                </w:rPr>
                <w:t>03/01/2018</w:t>
              </w:r>
            </w:ins>
          </w:p>
        </w:tc>
        <w:tc>
          <w:tcPr>
            <w:tcW w:w="7120" w:type="dxa"/>
          </w:tcPr>
          <w:p w14:paraId="39321ABF" w14:textId="77777777" w:rsidR="00827926" w:rsidRDefault="00827926" w:rsidP="00590BDF">
            <w:pPr>
              <w:rPr>
                <w:ins w:id="686" w:author="Jacob, Susan" w:date="2017-11-28T13:21:00Z"/>
                <w:sz w:val="18"/>
              </w:rPr>
            </w:pPr>
            <w:ins w:id="687" w:author="Jacob, Susan" w:date="2017-11-28T13:21:00Z">
              <w:r>
                <w:rPr>
                  <w:sz w:val="18"/>
                </w:rPr>
                <w:t>Sixth Issue</w:t>
              </w:r>
            </w:ins>
          </w:p>
          <w:p w14:paraId="5238D4AC" w14:textId="77777777" w:rsidR="00827926" w:rsidRDefault="00827926" w:rsidP="00827926">
            <w:pPr>
              <w:numPr>
                <w:ilvl w:val="0"/>
                <w:numId w:val="39"/>
              </w:numPr>
              <w:jc w:val="both"/>
              <w:rPr>
                <w:ins w:id="688" w:author="Jacob, Susan" w:date="2017-11-28T13:21:00Z"/>
                <w:sz w:val="18"/>
              </w:rPr>
              <w:pPrChange w:id="689" w:author="Jacob, Susan" w:date="2017-11-28T13:21:00Z">
                <w:pPr/>
              </w:pPrChange>
            </w:pPr>
            <w:ins w:id="690" w:author="Jacob, Susan" w:date="2017-11-28T13:21:00Z">
              <w:r>
                <w:rPr>
                  <w:sz w:val="18"/>
                </w:rPr>
                <w:lastRenderedPageBreak/>
                <w:t xml:space="preserve">Changed </w:t>
              </w:r>
              <w:proofErr w:type="spellStart"/>
              <w:r>
                <w:rPr>
                  <w:sz w:val="18"/>
                </w:rPr>
                <w:t>FabWorks</w:t>
              </w:r>
              <w:proofErr w:type="spellEnd"/>
              <w:r>
                <w:rPr>
                  <w:sz w:val="18"/>
                </w:rPr>
                <w:t xml:space="preserve"> to </w:t>
              </w:r>
              <w:proofErr w:type="spellStart"/>
              <w:r>
                <w:rPr>
                  <w:sz w:val="18"/>
                </w:rPr>
                <w:t>EdCentra</w:t>
              </w:r>
              <w:proofErr w:type="spellEnd"/>
            </w:ins>
          </w:p>
          <w:p w14:paraId="6943A8AB" w14:textId="77777777" w:rsidR="00827926" w:rsidRDefault="00827926" w:rsidP="00827926">
            <w:pPr>
              <w:numPr>
                <w:ilvl w:val="0"/>
                <w:numId w:val="39"/>
              </w:numPr>
              <w:jc w:val="both"/>
              <w:rPr>
                <w:ins w:id="691" w:author="Jacob, Susan" w:date="2017-11-28T13:22:00Z"/>
                <w:sz w:val="18"/>
              </w:rPr>
              <w:pPrChange w:id="692" w:author="Jacob, Susan" w:date="2017-11-28T13:21:00Z">
                <w:pPr/>
              </w:pPrChange>
            </w:pPr>
            <w:ins w:id="693" w:author="Jacob, Susan" w:date="2017-11-28T13:22:00Z">
              <w:r>
                <w:rPr>
                  <w:sz w:val="18"/>
                </w:rPr>
                <w:t>In section 7, Record Retention, SVN details added</w:t>
              </w:r>
            </w:ins>
          </w:p>
          <w:p w14:paraId="63AA8E52" w14:textId="77777777" w:rsidR="00827926" w:rsidRDefault="00827926" w:rsidP="00827926">
            <w:pPr>
              <w:numPr>
                <w:ilvl w:val="0"/>
                <w:numId w:val="39"/>
              </w:numPr>
              <w:jc w:val="both"/>
              <w:rPr>
                <w:ins w:id="694" w:author="Jacob, Susan" w:date="2017-11-28T13:22:00Z"/>
                <w:sz w:val="18"/>
              </w:rPr>
              <w:pPrChange w:id="695" w:author="Jacob, Susan" w:date="2017-11-28T13:21:00Z">
                <w:pPr/>
              </w:pPrChange>
            </w:pPr>
            <w:ins w:id="696" w:author="Jacob, Susan" w:date="2017-11-28T13:22:00Z">
              <w:r>
                <w:rPr>
                  <w:sz w:val="18"/>
                </w:rPr>
                <w:t>Hyperlinks to Reference Documents removed</w:t>
              </w:r>
            </w:ins>
          </w:p>
          <w:p w14:paraId="2122D6B4" w14:textId="77777777" w:rsidR="00827926" w:rsidRDefault="00827926" w:rsidP="00827926">
            <w:pPr>
              <w:numPr>
                <w:ilvl w:val="0"/>
                <w:numId w:val="39"/>
              </w:numPr>
              <w:jc w:val="both"/>
              <w:rPr>
                <w:ins w:id="697" w:author="Jacob, Susan" w:date="2017-12-19T08:51:00Z"/>
                <w:sz w:val="18"/>
              </w:rPr>
              <w:pPrChange w:id="698" w:author="Jacob, Susan" w:date="2017-11-28T13:21:00Z">
                <w:pPr/>
              </w:pPrChange>
            </w:pPr>
            <w:ins w:id="699" w:author="Jacob, Susan" w:date="2017-11-28T13:22:00Z">
              <w:r>
                <w:rPr>
                  <w:sz w:val="18"/>
                </w:rPr>
                <w:t xml:space="preserve">In Section 4, </w:t>
              </w:r>
            </w:ins>
            <w:ins w:id="700" w:author="Jacob, Susan" w:date="2017-11-28T13:23:00Z">
              <w:r>
                <w:rPr>
                  <w:sz w:val="18"/>
                </w:rPr>
                <w:t>Measurement and Review, updated the details of Metrics collected</w:t>
              </w:r>
            </w:ins>
          </w:p>
          <w:p w14:paraId="509374FB" w14:textId="77777777" w:rsidR="00827926" w:rsidRDefault="00827926" w:rsidP="00827926">
            <w:pPr>
              <w:numPr>
                <w:ilvl w:val="0"/>
                <w:numId w:val="39"/>
              </w:numPr>
              <w:jc w:val="both"/>
              <w:rPr>
                <w:ins w:id="701" w:author="Jacob, Susan" w:date="2017-12-19T08:53:00Z"/>
                <w:sz w:val="18"/>
              </w:rPr>
              <w:pPrChange w:id="702" w:author="Jacob, Susan" w:date="2017-11-28T13:21:00Z">
                <w:pPr/>
              </w:pPrChange>
            </w:pPr>
            <w:ins w:id="703" w:author="Jacob, Susan" w:date="2017-12-19T08:52:00Z">
              <w:r w:rsidRPr="00385E6B">
                <w:rPr>
                  <w:sz w:val="18"/>
                </w:rPr>
                <w:t>D</w:t>
              </w:r>
              <w:r w:rsidRPr="00C46EDD">
                <w:rPr>
                  <w:sz w:val="18"/>
                  <w:rPrChange w:id="704" w:author="Jacob, Susan" w:date="2017-12-19T08:52:00Z">
                    <w:rPr>
                      <w:color w:val="1F497D"/>
                    </w:rPr>
                  </w:rPrChange>
                </w:rPr>
                <w:t xml:space="preserve">iagram in section 4.1.9 </w:t>
              </w:r>
            </w:ins>
            <w:ins w:id="705" w:author="Jacob, Susan" w:date="2018-01-03T11:25:00Z">
              <w:r>
                <w:rPr>
                  <w:sz w:val="18"/>
                </w:rPr>
                <w:t xml:space="preserve">and section 4.1.10 updated </w:t>
              </w:r>
            </w:ins>
            <w:ins w:id="706" w:author="Jacob, Susan" w:date="2017-12-19T08:52:00Z">
              <w:r w:rsidRPr="00C46EDD">
                <w:rPr>
                  <w:sz w:val="18"/>
                  <w:rPrChange w:id="707" w:author="Jacob, Susan" w:date="2017-12-19T08:52:00Z">
                    <w:rPr>
                      <w:color w:val="1F497D"/>
                    </w:rPr>
                  </w:rPrChange>
                </w:rPr>
                <w:t>to have the PFP gate names altered to match the convention now adopted in the Vacuum techniques PCP</w:t>
              </w:r>
            </w:ins>
          </w:p>
          <w:p w14:paraId="43FBA6DD" w14:textId="77777777" w:rsidR="00827926" w:rsidRDefault="00827926" w:rsidP="00827926">
            <w:pPr>
              <w:numPr>
                <w:ilvl w:val="0"/>
                <w:numId w:val="39"/>
              </w:numPr>
              <w:jc w:val="both"/>
              <w:rPr>
                <w:ins w:id="708" w:author="Jacob, Susan" w:date="2017-11-28T13:21:00Z"/>
                <w:sz w:val="18"/>
              </w:rPr>
              <w:pPrChange w:id="709" w:author="Jacob, Susan" w:date="2017-11-28T13:21:00Z">
                <w:pPr/>
              </w:pPrChange>
            </w:pPr>
            <w:ins w:id="710" w:author="Jacob, Susan" w:date="2017-12-19T08:53:00Z">
              <w:r>
                <w:rPr>
                  <w:sz w:val="18"/>
                </w:rPr>
                <w:t>Footer updated</w:t>
              </w:r>
            </w:ins>
          </w:p>
        </w:tc>
      </w:tr>
      <w:tr w:rsidR="00827926" w14:paraId="5F1778BF" w14:textId="77777777" w:rsidTr="00590BDF">
        <w:trPr>
          <w:trHeight w:val="69"/>
          <w:jc w:val="center"/>
        </w:trPr>
        <w:tc>
          <w:tcPr>
            <w:tcW w:w="1288" w:type="dxa"/>
          </w:tcPr>
          <w:p w14:paraId="4EC40D4F" w14:textId="77777777" w:rsidR="00827926" w:rsidRDefault="00827926" w:rsidP="00590BDF">
            <w:pPr>
              <w:jc w:val="center"/>
              <w:rPr>
                <w:sz w:val="18"/>
              </w:rPr>
            </w:pPr>
            <w:r>
              <w:rPr>
                <w:sz w:val="18"/>
              </w:rPr>
              <w:lastRenderedPageBreak/>
              <w:t>5</w:t>
            </w:r>
          </w:p>
        </w:tc>
        <w:tc>
          <w:tcPr>
            <w:tcW w:w="1058" w:type="dxa"/>
          </w:tcPr>
          <w:p w14:paraId="523F72C1" w14:textId="77777777" w:rsidR="00827926" w:rsidRDefault="00827926" w:rsidP="00590BDF">
            <w:pPr>
              <w:jc w:val="center"/>
              <w:rPr>
                <w:sz w:val="18"/>
              </w:rPr>
            </w:pPr>
            <w:r>
              <w:rPr>
                <w:sz w:val="18"/>
              </w:rPr>
              <w:t>11/12/14</w:t>
            </w:r>
          </w:p>
        </w:tc>
        <w:tc>
          <w:tcPr>
            <w:tcW w:w="7120" w:type="dxa"/>
          </w:tcPr>
          <w:p w14:paraId="672234E5" w14:textId="77777777" w:rsidR="00827926" w:rsidRDefault="00827926" w:rsidP="00590BDF">
            <w:pPr>
              <w:rPr>
                <w:sz w:val="18"/>
              </w:rPr>
            </w:pPr>
            <w:r>
              <w:rPr>
                <w:sz w:val="18"/>
              </w:rPr>
              <w:t>Fifth Issue</w:t>
            </w:r>
          </w:p>
          <w:p w14:paraId="26542CC7" w14:textId="77777777" w:rsidR="00827926" w:rsidRPr="00FA7988" w:rsidRDefault="00827926" w:rsidP="00827926">
            <w:pPr>
              <w:numPr>
                <w:ilvl w:val="1"/>
                <w:numId w:val="35"/>
              </w:numPr>
              <w:tabs>
                <w:tab w:val="clear" w:pos="1080"/>
              </w:tabs>
              <w:ind w:left="486" w:hanging="283"/>
              <w:jc w:val="both"/>
              <w:rPr>
                <w:sz w:val="18"/>
              </w:rPr>
            </w:pPr>
            <w:r>
              <w:rPr>
                <w:sz w:val="18"/>
              </w:rPr>
              <w:t>In section 5, Form Templates, update Review Meeting Record templates to clarify design checklist and comments/actions list</w:t>
            </w:r>
          </w:p>
          <w:p w14:paraId="0646A43D" w14:textId="77777777" w:rsidR="00827926" w:rsidRPr="00222014" w:rsidRDefault="00827926" w:rsidP="00827926">
            <w:pPr>
              <w:numPr>
                <w:ilvl w:val="1"/>
                <w:numId w:val="35"/>
              </w:numPr>
              <w:tabs>
                <w:tab w:val="clear" w:pos="1080"/>
              </w:tabs>
              <w:ind w:left="486" w:hanging="283"/>
              <w:jc w:val="both"/>
              <w:rPr>
                <w:sz w:val="18"/>
              </w:rPr>
            </w:pPr>
            <w:r>
              <w:rPr>
                <w:sz w:val="18"/>
              </w:rPr>
              <w:t>Updated reference links to other documents</w:t>
            </w:r>
          </w:p>
        </w:tc>
      </w:tr>
      <w:tr w:rsidR="00827926" w14:paraId="4EC314A1" w14:textId="77777777" w:rsidTr="00590BDF">
        <w:trPr>
          <w:trHeight w:val="69"/>
          <w:jc w:val="center"/>
        </w:trPr>
        <w:tc>
          <w:tcPr>
            <w:tcW w:w="1288" w:type="dxa"/>
          </w:tcPr>
          <w:p w14:paraId="22802742" w14:textId="77777777" w:rsidR="00827926" w:rsidRDefault="00827926" w:rsidP="00590BDF">
            <w:pPr>
              <w:jc w:val="center"/>
              <w:rPr>
                <w:sz w:val="18"/>
              </w:rPr>
            </w:pPr>
            <w:r>
              <w:rPr>
                <w:sz w:val="18"/>
              </w:rPr>
              <w:t>4</w:t>
            </w:r>
          </w:p>
        </w:tc>
        <w:tc>
          <w:tcPr>
            <w:tcW w:w="1058" w:type="dxa"/>
          </w:tcPr>
          <w:p w14:paraId="296EC9B9" w14:textId="77777777" w:rsidR="00827926" w:rsidRPr="00FA7988" w:rsidRDefault="00827926" w:rsidP="00590BDF">
            <w:pPr>
              <w:jc w:val="center"/>
              <w:rPr>
                <w:sz w:val="18"/>
              </w:rPr>
            </w:pPr>
            <w:r>
              <w:rPr>
                <w:sz w:val="18"/>
              </w:rPr>
              <w:t>24</w:t>
            </w:r>
            <w:r w:rsidRPr="00FA7988">
              <w:rPr>
                <w:sz w:val="18"/>
              </w:rPr>
              <w:t>/0</w:t>
            </w:r>
            <w:r>
              <w:rPr>
                <w:sz w:val="18"/>
              </w:rPr>
              <w:t>4</w:t>
            </w:r>
            <w:r w:rsidRPr="00FA7988">
              <w:rPr>
                <w:sz w:val="18"/>
              </w:rPr>
              <w:t>/13</w:t>
            </w:r>
          </w:p>
        </w:tc>
        <w:tc>
          <w:tcPr>
            <w:tcW w:w="7120" w:type="dxa"/>
          </w:tcPr>
          <w:p w14:paraId="1A3D8145" w14:textId="77777777" w:rsidR="00827926" w:rsidRPr="00FA7988" w:rsidRDefault="00827926" w:rsidP="00590BDF">
            <w:pPr>
              <w:rPr>
                <w:sz w:val="18"/>
              </w:rPr>
            </w:pPr>
            <w:r w:rsidRPr="00FA7988">
              <w:rPr>
                <w:sz w:val="18"/>
              </w:rPr>
              <w:t xml:space="preserve">Fourth Issue </w:t>
            </w:r>
          </w:p>
          <w:p w14:paraId="4494FD59" w14:textId="77777777" w:rsidR="00827926" w:rsidRPr="00FA7988" w:rsidRDefault="00827926" w:rsidP="00827926">
            <w:pPr>
              <w:numPr>
                <w:ilvl w:val="1"/>
                <w:numId w:val="35"/>
              </w:numPr>
              <w:tabs>
                <w:tab w:val="clear" w:pos="1080"/>
              </w:tabs>
              <w:ind w:left="486" w:hanging="283"/>
              <w:jc w:val="both"/>
              <w:rPr>
                <w:sz w:val="18"/>
              </w:rPr>
            </w:pPr>
            <w:r w:rsidRPr="00FA7988">
              <w:rPr>
                <w:sz w:val="18"/>
              </w:rPr>
              <w:t xml:space="preserve">Add to section 4.1.10 that regular scheduled formal meetings occur to agree inclusion of changes in software releases.  </w:t>
            </w:r>
          </w:p>
          <w:p w14:paraId="22C80B89" w14:textId="77777777" w:rsidR="00827926" w:rsidRPr="00FA7988" w:rsidRDefault="00827926" w:rsidP="00827926">
            <w:pPr>
              <w:numPr>
                <w:ilvl w:val="1"/>
                <w:numId w:val="35"/>
              </w:numPr>
              <w:tabs>
                <w:tab w:val="clear" w:pos="1080"/>
              </w:tabs>
              <w:ind w:left="486" w:hanging="283"/>
              <w:jc w:val="both"/>
              <w:rPr>
                <w:sz w:val="18"/>
              </w:rPr>
            </w:pPr>
            <w:r w:rsidRPr="00FA7988">
              <w:rPr>
                <w:sz w:val="18"/>
              </w:rPr>
              <w:t xml:space="preserve">Add to section 4.1.5 that independent testing should occur.  </w:t>
            </w:r>
          </w:p>
          <w:p w14:paraId="6F6F5631" w14:textId="77777777" w:rsidR="00827926" w:rsidRPr="00FA7988" w:rsidRDefault="00827926" w:rsidP="00827926">
            <w:pPr>
              <w:numPr>
                <w:ilvl w:val="1"/>
                <w:numId w:val="35"/>
              </w:numPr>
              <w:tabs>
                <w:tab w:val="clear" w:pos="1080"/>
              </w:tabs>
              <w:ind w:left="486" w:hanging="283"/>
              <w:jc w:val="both"/>
              <w:rPr>
                <w:sz w:val="18"/>
              </w:rPr>
            </w:pPr>
            <w:r w:rsidRPr="00FA7988">
              <w:rPr>
                <w:sz w:val="18"/>
              </w:rPr>
              <w:t>Add to Section 4.1.6 and Software Release Note template in section 5.5 that embedded software releases must be checked through production testing.</w:t>
            </w:r>
          </w:p>
          <w:p w14:paraId="1D4A8453" w14:textId="77777777" w:rsidR="00827926" w:rsidRPr="00FA7988" w:rsidRDefault="00827926" w:rsidP="00827926">
            <w:pPr>
              <w:numPr>
                <w:ilvl w:val="1"/>
                <w:numId w:val="35"/>
              </w:numPr>
              <w:tabs>
                <w:tab w:val="clear" w:pos="1080"/>
              </w:tabs>
              <w:ind w:left="486" w:hanging="283"/>
              <w:jc w:val="both"/>
              <w:rPr>
                <w:sz w:val="18"/>
              </w:rPr>
            </w:pPr>
            <w:r w:rsidRPr="00FA7988">
              <w:rPr>
                <w:sz w:val="18"/>
              </w:rPr>
              <w:t xml:space="preserve"> Move S3 and E-2 gates in sections 4.1.9 &amp; 4.1.10 so that E-2 precedes beta software release for external customers.  Also add deployment step to beta release in diagrams.</w:t>
            </w:r>
          </w:p>
        </w:tc>
      </w:tr>
      <w:tr w:rsidR="00827926" w14:paraId="3F9AB961" w14:textId="77777777" w:rsidTr="00590BDF">
        <w:trPr>
          <w:trHeight w:val="69"/>
          <w:jc w:val="center"/>
        </w:trPr>
        <w:tc>
          <w:tcPr>
            <w:tcW w:w="1288" w:type="dxa"/>
          </w:tcPr>
          <w:p w14:paraId="2CFB5256" w14:textId="77777777" w:rsidR="00827926" w:rsidRDefault="00827926" w:rsidP="00590BDF">
            <w:pPr>
              <w:jc w:val="center"/>
              <w:rPr>
                <w:sz w:val="18"/>
              </w:rPr>
            </w:pPr>
            <w:r>
              <w:rPr>
                <w:sz w:val="18"/>
              </w:rPr>
              <w:t>3</w:t>
            </w:r>
          </w:p>
        </w:tc>
        <w:tc>
          <w:tcPr>
            <w:tcW w:w="1058" w:type="dxa"/>
          </w:tcPr>
          <w:p w14:paraId="40926BA8" w14:textId="77777777" w:rsidR="00827926" w:rsidRPr="00FA7988" w:rsidRDefault="00827926" w:rsidP="00590BDF">
            <w:pPr>
              <w:jc w:val="center"/>
              <w:rPr>
                <w:sz w:val="18"/>
              </w:rPr>
            </w:pPr>
            <w:r w:rsidRPr="00FA7988">
              <w:rPr>
                <w:sz w:val="18"/>
              </w:rPr>
              <w:t>12/12/11</w:t>
            </w:r>
          </w:p>
        </w:tc>
        <w:tc>
          <w:tcPr>
            <w:tcW w:w="7120" w:type="dxa"/>
          </w:tcPr>
          <w:p w14:paraId="4C38F1A2" w14:textId="77777777" w:rsidR="00827926" w:rsidRPr="00FA7988" w:rsidRDefault="00827926" w:rsidP="00590BDF">
            <w:pPr>
              <w:rPr>
                <w:sz w:val="18"/>
              </w:rPr>
            </w:pPr>
            <w:r w:rsidRPr="00FA7988">
              <w:rPr>
                <w:sz w:val="18"/>
              </w:rPr>
              <w:t>Third Issue – Requirements, Design and Verification Review Meetings identified in new section 4.1.10.  Templates for these reviews added to section 5.5.  Project Plan defined in section 4.1.2.</w:t>
            </w:r>
          </w:p>
        </w:tc>
      </w:tr>
      <w:tr w:rsidR="00827926" w14:paraId="7A2190C3" w14:textId="77777777" w:rsidTr="00590BDF">
        <w:trPr>
          <w:jc w:val="center"/>
        </w:trPr>
        <w:tc>
          <w:tcPr>
            <w:tcW w:w="1288" w:type="dxa"/>
          </w:tcPr>
          <w:p w14:paraId="2DC69CCD" w14:textId="77777777" w:rsidR="00827926" w:rsidRDefault="00827926" w:rsidP="00590BDF">
            <w:pPr>
              <w:jc w:val="center"/>
              <w:rPr>
                <w:sz w:val="18"/>
              </w:rPr>
            </w:pPr>
            <w:r>
              <w:rPr>
                <w:sz w:val="18"/>
              </w:rPr>
              <w:t>2</w:t>
            </w:r>
          </w:p>
        </w:tc>
        <w:tc>
          <w:tcPr>
            <w:tcW w:w="1058" w:type="dxa"/>
          </w:tcPr>
          <w:p w14:paraId="377A20CA" w14:textId="77777777" w:rsidR="00827926" w:rsidRPr="00FA7988" w:rsidRDefault="00827926" w:rsidP="00590BDF">
            <w:pPr>
              <w:jc w:val="center"/>
              <w:rPr>
                <w:sz w:val="18"/>
                <w:highlight w:val="yellow"/>
              </w:rPr>
            </w:pPr>
            <w:r w:rsidRPr="00FA7988">
              <w:rPr>
                <w:sz w:val="18"/>
              </w:rPr>
              <w:t>03/10/11</w:t>
            </w:r>
          </w:p>
        </w:tc>
        <w:tc>
          <w:tcPr>
            <w:tcW w:w="7120" w:type="dxa"/>
          </w:tcPr>
          <w:p w14:paraId="6348C7B0" w14:textId="77777777" w:rsidR="00827926" w:rsidRPr="00FA7988" w:rsidRDefault="00827926" w:rsidP="00590BDF">
            <w:pPr>
              <w:rPr>
                <w:sz w:val="18"/>
              </w:rPr>
            </w:pPr>
            <w:r w:rsidRPr="00FA7988">
              <w:rPr>
                <w:sz w:val="18"/>
              </w:rPr>
              <w:t xml:space="preserve">Second Issue – Hyperlinks to external documents updated.  </w:t>
            </w:r>
            <w:proofErr w:type="spellStart"/>
            <w:r w:rsidRPr="00FA7988">
              <w:rPr>
                <w:sz w:val="18"/>
              </w:rPr>
              <w:t>eCAR</w:t>
            </w:r>
            <w:proofErr w:type="spellEnd"/>
            <w:r w:rsidRPr="00FA7988">
              <w:rPr>
                <w:sz w:val="18"/>
              </w:rPr>
              <w:t xml:space="preserve"> changed to FRACAS.</w:t>
            </w:r>
          </w:p>
        </w:tc>
      </w:tr>
      <w:tr w:rsidR="00827926" w14:paraId="779414DA" w14:textId="77777777" w:rsidTr="00590BDF">
        <w:trPr>
          <w:jc w:val="center"/>
        </w:trPr>
        <w:tc>
          <w:tcPr>
            <w:tcW w:w="1288" w:type="dxa"/>
          </w:tcPr>
          <w:p w14:paraId="74BB8345" w14:textId="77777777" w:rsidR="00827926" w:rsidRDefault="00827926" w:rsidP="00590BDF">
            <w:pPr>
              <w:jc w:val="center"/>
              <w:rPr>
                <w:sz w:val="18"/>
              </w:rPr>
            </w:pPr>
            <w:r>
              <w:rPr>
                <w:sz w:val="18"/>
              </w:rPr>
              <w:t>1</w:t>
            </w:r>
          </w:p>
        </w:tc>
        <w:tc>
          <w:tcPr>
            <w:tcW w:w="1058" w:type="dxa"/>
          </w:tcPr>
          <w:p w14:paraId="58A7E6C6" w14:textId="77777777" w:rsidR="00827926" w:rsidRPr="00FA7988" w:rsidRDefault="00827926" w:rsidP="00590BDF">
            <w:pPr>
              <w:jc w:val="center"/>
              <w:rPr>
                <w:sz w:val="18"/>
                <w:highlight w:val="yellow"/>
              </w:rPr>
            </w:pPr>
            <w:r w:rsidRPr="00FA7988">
              <w:rPr>
                <w:sz w:val="18"/>
              </w:rPr>
              <w:t>27/10/09</w:t>
            </w:r>
          </w:p>
        </w:tc>
        <w:tc>
          <w:tcPr>
            <w:tcW w:w="7120" w:type="dxa"/>
          </w:tcPr>
          <w:p w14:paraId="3C4D2BBF" w14:textId="77777777" w:rsidR="00827926" w:rsidRPr="00FA7988" w:rsidRDefault="00827926" w:rsidP="00590BDF">
            <w:pPr>
              <w:rPr>
                <w:sz w:val="18"/>
              </w:rPr>
            </w:pPr>
            <w:r w:rsidRPr="00FA7988">
              <w:rPr>
                <w:sz w:val="18"/>
              </w:rPr>
              <w:t>First Issue</w:t>
            </w:r>
          </w:p>
        </w:tc>
      </w:tr>
    </w:tbl>
    <w:p w14:paraId="06F0E091" w14:textId="77777777" w:rsidR="00827926" w:rsidRDefault="00827926" w:rsidP="00827926">
      <w:bookmarkStart w:id="711" w:name="_Toc224620167"/>
      <w:bookmarkStart w:id="712" w:name="_Toc228597325"/>
      <w:bookmarkStart w:id="713" w:name="_Toc228616429"/>
    </w:p>
    <w:p w14:paraId="61E3C768" w14:textId="77777777" w:rsidR="00827926" w:rsidRDefault="00827926" w:rsidP="00827926">
      <w:pPr>
        <w:pStyle w:val="Heading1"/>
        <w:spacing w:before="360"/>
        <w:ind w:left="431" w:hanging="431"/>
      </w:pPr>
      <w:bookmarkStart w:id="714" w:name="_Toc354554909"/>
      <w:bookmarkStart w:id="715" w:name="_Toc354555067"/>
      <w:bookmarkStart w:id="716" w:name="_Toc499638918"/>
      <w:r>
        <w:t>Record Retention</w:t>
      </w:r>
      <w:bookmarkEnd w:id="711"/>
      <w:bookmarkEnd w:id="712"/>
      <w:bookmarkEnd w:id="713"/>
      <w:bookmarkEnd w:id="714"/>
      <w:bookmarkEnd w:id="715"/>
      <w:bookmarkEnd w:id="716"/>
    </w:p>
    <w:p w14:paraId="7A65CB7A" w14:textId="77777777" w:rsidR="00827926" w:rsidRDefault="00827926" w:rsidP="00827926"/>
    <w:tbl>
      <w:tblPr>
        <w:tblW w:w="9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3099"/>
        <w:gridCol w:w="1517"/>
        <w:gridCol w:w="4921"/>
      </w:tblGrid>
      <w:tr w:rsidR="00827926" w14:paraId="487B576C" w14:textId="77777777" w:rsidTr="00590BDF">
        <w:trPr>
          <w:jc w:val="center"/>
        </w:trPr>
        <w:tc>
          <w:tcPr>
            <w:tcW w:w="3099" w:type="dxa"/>
            <w:shd w:val="clear" w:color="auto" w:fill="E6E6E6"/>
          </w:tcPr>
          <w:p w14:paraId="2E3BFA56" w14:textId="77777777" w:rsidR="00827926" w:rsidRDefault="00827926" w:rsidP="00590BDF">
            <w:pPr>
              <w:rPr>
                <w:sz w:val="18"/>
              </w:rPr>
            </w:pPr>
            <w:r>
              <w:rPr>
                <w:sz w:val="18"/>
              </w:rPr>
              <w:t>Record</w:t>
            </w:r>
          </w:p>
        </w:tc>
        <w:tc>
          <w:tcPr>
            <w:tcW w:w="1517" w:type="dxa"/>
            <w:shd w:val="clear" w:color="auto" w:fill="E6E6E6"/>
          </w:tcPr>
          <w:p w14:paraId="4DFF8830" w14:textId="77777777" w:rsidR="00827926" w:rsidRDefault="00827926" w:rsidP="00590BDF">
            <w:pPr>
              <w:rPr>
                <w:sz w:val="18"/>
              </w:rPr>
            </w:pPr>
            <w:r>
              <w:rPr>
                <w:sz w:val="18"/>
              </w:rPr>
              <w:t>Retention Period</w:t>
            </w:r>
          </w:p>
        </w:tc>
        <w:tc>
          <w:tcPr>
            <w:tcW w:w="4921" w:type="dxa"/>
            <w:shd w:val="clear" w:color="auto" w:fill="E6E6E6"/>
          </w:tcPr>
          <w:p w14:paraId="5F187632" w14:textId="77777777" w:rsidR="00827926" w:rsidRDefault="00827926" w:rsidP="00590BDF">
            <w:pPr>
              <w:rPr>
                <w:sz w:val="18"/>
              </w:rPr>
            </w:pPr>
            <w:r>
              <w:rPr>
                <w:sz w:val="18"/>
              </w:rPr>
              <w:t>Location</w:t>
            </w:r>
          </w:p>
        </w:tc>
      </w:tr>
      <w:tr w:rsidR="00827926" w14:paraId="447D0316" w14:textId="77777777" w:rsidTr="00590BDF">
        <w:trPr>
          <w:trHeight w:val="69"/>
          <w:jc w:val="center"/>
        </w:trPr>
        <w:tc>
          <w:tcPr>
            <w:tcW w:w="3099" w:type="dxa"/>
          </w:tcPr>
          <w:p w14:paraId="3ED59C5B" w14:textId="77777777" w:rsidR="00827926" w:rsidRDefault="00827926" w:rsidP="00590BDF">
            <w:pPr>
              <w:rPr>
                <w:sz w:val="18"/>
              </w:rPr>
            </w:pPr>
            <w:r>
              <w:rPr>
                <w:sz w:val="18"/>
              </w:rPr>
              <w:t>All product documentation</w:t>
            </w:r>
          </w:p>
        </w:tc>
        <w:tc>
          <w:tcPr>
            <w:tcW w:w="1517" w:type="dxa"/>
          </w:tcPr>
          <w:p w14:paraId="23DC2BE6" w14:textId="77777777" w:rsidR="00827926" w:rsidRDefault="00827926" w:rsidP="00590BDF">
            <w:pPr>
              <w:rPr>
                <w:sz w:val="18"/>
              </w:rPr>
            </w:pPr>
            <w:r>
              <w:rPr>
                <w:sz w:val="18"/>
              </w:rPr>
              <w:t>10 years after product ‘end of life’</w:t>
            </w:r>
          </w:p>
        </w:tc>
        <w:tc>
          <w:tcPr>
            <w:tcW w:w="4921" w:type="dxa"/>
          </w:tcPr>
          <w:p w14:paraId="508CCC0E" w14:textId="77777777" w:rsidR="00827926" w:rsidRDefault="00827926" w:rsidP="00590BDF">
            <w:pPr>
              <w:rPr>
                <w:sz w:val="18"/>
              </w:rPr>
            </w:pPr>
            <w:smartTag w:uri="urn:schemas-microsoft-com:office:smarttags" w:element="place">
              <w:r>
                <w:rPr>
                  <w:sz w:val="18"/>
                </w:rPr>
                <w:t>Eastbourne</w:t>
              </w:r>
            </w:smartTag>
            <w:r>
              <w:rPr>
                <w:sz w:val="18"/>
              </w:rPr>
              <w:t xml:space="preserve"> project file server</w:t>
            </w:r>
          </w:p>
        </w:tc>
      </w:tr>
      <w:tr w:rsidR="00827926" w14:paraId="3F118733" w14:textId="77777777" w:rsidTr="00590BDF">
        <w:trPr>
          <w:jc w:val="center"/>
        </w:trPr>
        <w:tc>
          <w:tcPr>
            <w:tcW w:w="3099" w:type="dxa"/>
          </w:tcPr>
          <w:p w14:paraId="0AEC4035" w14:textId="77777777" w:rsidR="00827926" w:rsidRDefault="00827926" w:rsidP="00590BDF">
            <w:pPr>
              <w:rPr>
                <w:sz w:val="18"/>
              </w:rPr>
            </w:pPr>
            <w:r>
              <w:rPr>
                <w:sz w:val="18"/>
              </w:rPr>
              <w:lastRenderedPageBreak/>
              <w:t>All project source code</w:t>
            </w:r>
          </w:p>
        </w:tc>
        <w:tc>
          <w:tcPr>
            <w:tcW w:w="1517" w:type="dxa"/>
          </w:tcPr>
          <w:p w14:paraId="2467E33C" w14:textId="77777777" w:rsidR="00827926" w:rsidRDefault="00827926" w:rsidP="00590BDF">
            <w:pPr>
              <w:rPr>
                <w:sz w:val="18"/>
              </w:rPr>
            </w:pPr>
            <w:r>
              <w:rPr>
                <w:sz w:val="18"/>
              </w:rPr>
              <w:t>10 years after product ‘end of life’</w:t>
            </w:r>
          </w:p>
        </w:tc>
        <w:tc>
          <w:tcPr>
            <w:tcW w:w="4921" w:type="dxa"/>
          </w:tcPr>
          <w:p w14:paraId="40852E31" w14:textId="77777777" w:rsidR="00827926" w:rsidRDefault="00827926" w:rsidP="00590BDF">
            <w:pPr>
              <w:rPr>
                <w:sz w:val="18"/>
              </w:rPr>
            </w:pPr>
            <w:r>
              <w:rPr>
                <w:sz w:val="18"/>
              </w:rPr>
              <w:t>SVN, GitHub and Azure Repos</w:t>
            </w:r>
          </w:p>
          <w:p w14:paraId="5049ECE2" w14:textId="77777777" w:rsidR="00827926" w:rsidRDefault="00827926" w:rsidP="00590BDF">
            <w:pPr>
              <w:rPr>
                <w:sz w:val="18"/>
              </w:rPr>
            </w:pPr>
            <w:ins w:id="717" w:author="Jacob, Susan" w:date="2017-11-28T13:24:00Z">
              <w:r>
                <w:rPr>
                  <w:sz w:val="18"/>
                </w:rPr>
                <w:t xml:space="preserve">(migration from SVN </w:t>
              </w:r>
            </w:ins>
            <w:r>
              <w:rPr>
                <w:sz w:val="18"/>
              </w:rPr>
              <w:t xml:space="preserve">to Git and Azure Repos </w:t>
            </w:r>
            <w:ins w:id="718" w:author="Jacob, Susan" w:date="2017-11-28T13:24:00Z">
              <w:r>
                <w:rPr>
                  <w:sz w:val="18"/>
                </w:rPr>
                <w:t xml:space="preserve">in progress at the time of issuing this </w:t>
              </w:r>
            </w:ins>
            <w:ins w:id="719" w:author="Jacob, Susan" w:date="2017-11-28T13:25:00Z">
              <w:r>
                <w:rPr>
                  <w:sz w:val="18"/>
                </w:rPr>
                <w:t>document</w:t>
              </w:r>
            </w:ins>
            <w:ins w:id="720" w:author="Jacob, Susan" w:date="2017-11-28T13:24:00Z">
              <w:r>
                <w:rPr>
                  <w:sz w:val="18"/>
                </w:rPr>
                <w:t>)</w:t>
              </w:r>
            </w:ins>
            <w:ins w:id="721" w:author="Jacob, Susan" w:date="2017-11-28T13:25:00Z">
              <w:r>
                <w:rPr>
                  <w:sz w:val="18"/>
                </w:rPr>
                <w:t xml:space="preserve"> </w:t>
              </w:r>
            </w:ins>
          </w:p>
        </w:tc>
      </w:tr>
    </w:tbl>
    <w:p w14:paraId="1E7C74FD" w14:textId="77777777" w:rsidR="00827926" w:rsidRDefault="00827926" w:rsidP="00827926"/>
    <w:p w14:paraId="39443C73" w14:textId="53284109" w:rsidR="0075263D" w:rsidRPr="00827926" w:rsidRDefault="0075263D" w:rsidP="00827926"/>
    <w:sectPr w:rsidR="0075263D" w:rsidRPr="00827926" w:rsidSect="00A64E1C">
      <w:headerReference w:type="default" r:id="rId52"/>
      <w:footerReference w:type="default" r:id="rId53"/>
      <w:pgSz w:w="11906" w:h="16838" w:code="9"/>
      <w:pgMar w:top="3827" w:right="567" w:bottom="1276" w:left="567"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C8CCF" w14:textId="77777777" w:rsidR="00245512" w:rsidRDefault="00245512" w:rsidP="00962479">
      <w:r>
        <w:separator/>
      </w:r>
    </w:p>
  </w:endnote>
  <w:endnote w:type="continuationSeparator" w:id="0">
    <w:p w14:paraId="2AB16D18" w14:textId="77777777" w:rsidR="00245512" w:rsidRDefault="00245512" w:rsidP="00962479">
      <w:r>
        <w:continuationSeparator/>
      </w:r>
    </w:p>
  </w:endnote>
  <w:endnote w:type="continuationNotice" w:id="1">
    <w:p w14:paraId="32966F40" w14:textId="77777777" w:rsidR="00245512" w:rsidRDefault="0024551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47FEEBD8-9D88-44B9-9350-59B3BEAC9E10}"/>
    <w:embedBold r:id="rId2" w:fontKey="{1C8AD92A-3706-485D-A51F-FCC5DFD7EC4C}"/>
    <w:embedBoldItalic r:id="rId3" w:fontKey="{52EB46E8-B5EC-4774-8CA5-D8F7EFA7E861}"/>
  </w:font>
  <w:font w:name="Calibri">
    <w:panose1 w:val="020F0502020204030204"/>
    <w:charset w:val="00"/>
    <w:family w:val="swiss"/>
    <w:pitch w:val="variable"/>
    <w:sig w:usb0="E4002EFF" w:usb1="C000247B" w:usb2="00000009" w:usb3="00000000" w:csb0="000001FF" w:csb1="00000000"/>
    <w:embedRegular r:id="rId4" w:fontKey="{8915EE6D-BA34-4F47-86DE-957F4D5963F2}"/>
    <w:embedBold r:id="rId5" w:fontKey="{60A95B37-103D-4617-BFD9-2E22C5B72C77}"/>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embedRegular r:id="rId6" w:fontKey="{36A3D3C1-205F-4922-94A2-16BCD89C1F5F}"/>
    <w:embedItalic r:id="rId7" w:fontKey="{00B47144-7100-4CD7-882F-9721253984BF}"/>
  </w:font>
  <w:font w:name="Segoe UI">
    <w:panose1 w:val="020B0502040204020203"/>
    <w:charset w:val="00"/>
    <w:family w:val="swiss"/>
    <w:pitch w:val="variable"/>
    <w:sig w:usb0="E4002EFF" w:usb1="C000E47F" w:usb2="00000009" w:usb3="00000000" w:csb0="000001FF" w:csb1="00000000"/>
    <w:embedRegular r:id="rId8" w:fontKey="{F0A06B13-F04D-458B-9A40-8592AAEC429D}"/>
  </w:font>
  <w:font w:name="Tahoma">
    <w:panose1 w:val="020B0604030504040204"/>
    <w:charset w:val="00"/>
    <w:family w:val="swiss"/>
    <w:pitch w:val="variable"/>
    <w:sig w:usb0="E1002EFF" w:usb1="C000605B" w:usb2="00000029" w:usb3="00000000" w:csb0="000101FF" w:csb1="00000000"/>
    <w:embedRegular r:id="rId9" w:fontKey="{BDE72F3D-DDCD-42B7-BEA0-E1C2C4548B1F}"/>
    <w:embedBoldItalic r:id="rId10" w:fontKey="{CDD36189-332C-4A1D-B431-AB1BDD1116DA}"/>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28" w:type="dxa"/>
        <w:right w:w="28" w:type="dxa"/>
      </w:tblCellMar>
      <w:tblLook w:val="04A0" w:firstRow="1" w:lastRow="0" w:firstColumn="1" w:lastColumn="0" w:noHBand="0" w:noVBand="1"/>
    </w:tblPr>
    <w:tblGrid>
      <w:gridCol w:w="9214"/>
      <w:gridCol w:w="1559"/>
    </w:tblGrid>
    <w:tr w:rsidR="00A64E1C" w14:paraId="39443C91" w14:textId="77777777" w:rsidTr="00DB1625">
      <w:trPr>
        <w:trHeight w:val="20"/>
      </w:trPr>
      <w:tc>
        <w:tcPr>
          <w:tcW w:w="9214" w:type="dxa"/>
          <w:vAlign w:val="bottom"/>
        </w:tcPr>
        <w:p w14:paraId="39443C8F" w14:textId="77777777" w:rsidR="00A64E1C" w:rsidRPr="00D84955" w:rsidRDefault="00A64E1C" w:rsidP="00A64E1C">
          <w:pPr>
            <w:pStyle w:val="Title"/>
            <w:spacing w:after="0"/>
            <w:rPr>
              <w:szCs w:val="18"/>
            </w:rPr>
          </w:pPr>
          <w:r w:rsidRPr="00136DF0">
            <w:rPr>
              <w:rFonts w:cs="Calibri"/>
              <w:color w:val="7F7F7F" w:themeColor="text1" w:themeTint="80"/>
            </w:rPr>
            <w:t>©</w:t>
          </w:r>
          <w:r>
            <w:rPr>
              <w:rFonts w:cs="Calibri"/>
              <w:color w:val="7F7F7F" w:themeColor="text1" w:themeTint="80"/>
            </w:rPr>
            <w:t xml:space="preserve"> </w:t>
          </w:r>
          <w:r w:rsidRPr="00136DF0">
            <w:rPr>
              <w:color w:val="7F7F7F" w:themeColor="text1" w:themeTint="80"/>
            </w:rPr>
            <w:t xml:space="preserve">Atlas Copco  | </w:t>
          </w:r>
          <w:r w:rsidR="00053DBA" w:rsidRPr="00053DBA">
            <w:rPr>
              <w:i/>
              <w:color w:val="7F7F7F" w:themeColor="text1" w:themeTint="80"/>
              <w:sz w:val="16"/>
              <w:szCs w:val="16"/>
            </w:rPr>
            <w:t xml:space="preserve">Confidentiality class </w:t>
          </w:r>
          <w:proofErr w:type="spellStart"/>
          <w:r w:rsidR="00053DBA" w:rsidRPr="00053DBA">
            <w:rPr>
              <w:i/>
              <w:color w:val="7F7F7F" w:themeColor="text1" w:themeTint="80"/>
              <w:sz w:val="16"/>
              <w:szCs w:val="16"/>
            </w:rPr>
            <w:t>internal</w:t>
          </w:r>
          <w:r w:rsidR="00053DBA">
            <w:rPr>
              <w:color w:val="7F7F7F" w:themeColor="text1" w:themeTint="80"/>
            </w:rPr>
            <w:t>.</w:t>
          </w:r>
          <w:r w:rsidRPr="00992350">
            <w:rPr>
              <w:i/>
              <w:color w:val="808080" w:themeColor="background1" w:themeShade="80"/>
              <w:sz w:val="16"/>
              <w:szCs w:val="16"/>
            </w:rPr>
            <w:t>Uncontrolled</w:t>
          </w:r>
          <w:proofErr w:type="spellEnd"/>
          <w:r w:rsidRPr="00992350">
            <w:rPr>
              <w:i/>
              <w:color w:val="808080" w:themeColor="background1" w:themeShade="80"/>
              <w:sz w:val="16"/>
              <w:szCs w:val="16"/>
            </w:rPr>
            <w:t xml:space="preserve"> when printed</w:t>
          </w:r>
        </w:p>
      </w:tc>
      <w:tc>
        <w:tcPr>
          <w:tcW w:w="1559" w:type="dxa"/>
          <w:vAlign w:val="bottom"/>
        </w:tcPr>
        <w:p w14:paraId="39443C90" w14:textId="24CCAC47" w:rsidR="00A64E1C" w:rsidRPr="005A01CC" w:rsidRDefault="00A64E1C" w:rsidP="00A64E1C">
          <w:pPr>
            <w:pStyle w:val="Heading2"/>
            <w:numPr>
              <w:ilvl w:val="0"/>
              <w:numId w:val="0"/>
            </w:numPr>
            <w:spacing w:before="0" w:after="0"/>
            <w:jc w:val="right"/>
          </w:pPr>
          <w:r>
            <w:rPr>
              <w:rFonts w:cs="Arial"/>
              <w:b w:val="0"/>
              <w:color w:val="7F7F7F" w:themeColor="text1" w:themeTint="80"/>
              <w:sz w:val="18"/>
              <w:szCs w:val="18"/>
            </w:rPr>
            <w:fldChar w:fldCharType="begin"/>
          </w:r>
          <w:r>
            <w:rPr>
              <w:rFonts w:cs="Arial"/>
              <w:b w:val="0"/>
              <w:color w:val="7F7F7F" w:themeColor="text1" w:themeTint="80"/>
              <w:sz w:val="18"/>
              <w:szCs w:val="18"/>
            </w:rPr>
            <w:instrText xml:space="preserve"> DATE  \@ "yyyy-MM-dd  HH:mm"  \* MERGEFORMAT </w:instrText>
          </w:r>
          <w:r>
            <w:rPr>
              <w:rFonts w:cs="Arial"/>
              <w:b w:val="0"/>
              <w:color w:val="7F7F7F" w:themeColor="text1" w:themeTint="80"/>
              <w:sz w:val="18"/>
              <w:szCs w:val="18"/>
            </w:rPr>
            <w:fldChar w:fldCharType="separate"/>
          </w:r>
          <w:r w:rsidR="00E9208F">
            <w:rPr>
              <w:rFonts w:cs="Arial"/>
              <w:b w:val="0"/>
              <w:noProof/>
              <w:color w:val="7F7F7F" w:themeColor="text1" w:themeTint="80"/>
              <w:sz w:val="18"/>
              <w:szCs w:val="18"/>
            </w:rPr>
            <w:t>2025-03-28  12:03</w:t>
          </w:r>
          <w:r>
            <w:rPr>
              <w:rFonts w:cs="Arial"/>
              <w:b w:val="0"/>
              <w:color w:val="7F7F7F" w:themeColor="text1" w:themeTint="80"/>
              <w:sz w:val="18"/>
              <w:szCs w:val="18"/>
            </w:rPr>
            <w:fldChar w:fldCharType="end"/>
          </w:r>
        </w:p>
      </w:tc>
    </w:tr>
  </w:tbl>
  <w:p w14:paraId="39443C92" w14:textId="77777777" w:rsidR="00CB1041" w:rsidRPr="00A64E1C" w:rsidRDefault="00CB1041" w:rsidP="00A64E1C">
    <w:pPr>
      <w:pStyle w:val="Footer"/>
      <w:spacing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7701F" w14:textId="77777777" w:rsidR="00245512" w:rsidRDefault="00245512" w:rsidP="00962479">
      <w:r>
        <w:separator/>
      </w:r>
    </w:p>
  </w:footnote>
  <w:footnote w:type="continuationSeparator" w:id="0">
    <w:p w14:paraId="1044753A" w14:textId="77777777" w:rsidR="00245512" w:rsidRDefault="00245512" w:rsidP="00962479">
      <w:r>
        <w:continuationSeparator/>
      </w:r>
    </w:p>
  </w:footnote>
  <w:footnote w:type="continuationNotice" w:id="1">
    <w:p w14:paraId="3A2D9A0A" w14:textId="77777777" w:rsidR="00245512" w:rsidRDefault="0024551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1"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
      <w:gridCol w:w="1814"/>
      <w:gridCol w:w="616"/>
      <w:gridCol w:w="2610"/>
      <w:gridCol w:w="2222"/>
      <w:gridCol w:w="28"/>
      <w:gridCol w:w="2605"/>
      <w:gridCol w:w="850"/>
      <w:gridCol w:w="28"/>
    </w:tblGrid>
    <w:tr w:rsidR="0023140A" w:rsidRPr="00000BAF" w14:paraId="39443C7B" w14:textId="77777777" w:rsidTr="007C0FAF">
      <w:trPr>
        <w:gridAfter w:val="1"/>
        <w:wAfter w:w="28" w:type="dxa"/>
        <w:trHeight w:val="52"/>
      </w:trPr>
      <w:tc>
        <w:tcPr>
          <w:tcW w:w="1842" w:type="dxa"/>
          <w:gridSpan w:val="2"/>
          <w:vMerge w:val="restart"/>
          <w:noWrap/>
          <w:tcMar>
            <w:top w:w="28" w:type="dxa"/>
            <w:left w:w="28" w:type="dxa"/>
            <w:bottom w:w="28" w:type="dxa"/>
            <w:right w:w="28" w:type="dxa"/>
          </w:tcMar>
        </w:tcPr>
        <w:p w14:paraId="39443C78" w14:textId="012BFE09" w:rsidR="0023140A" w:rsidRPr="00000BAF" w:rsidRDefault="00594588" w:rsidP="00EF7B43">
          <w:pPr>
            <w:pStyle w:val="Title"/>
          </w:pPr>
          <w:r>
            <w:rPr>
              <w:noProof/>
            </w:rPr>
            <w:drawing>
              <wp:inline distT="0" distB="0" distL="0" distR="0" wp14:anchorId="74316445" wp14:editId="134D964F">
                <wp:extent cx="1126957" cy="358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22578" b="-1"/>
                        <a:stretch/>
                      </pic:blipFill>
                      <pic:spPr bwMode="auto">
                        <a:xfrm>
                          <a:off x="0" y="0"/>
                          <a:ext cx="1131570" cy="359606"/>
                        </a:xfrm>
                        <a:prstGeom prst="rect">
                          <a:avLst/>
                        </a:prstGeom>
                        <a:noFill/>
                        <a:ln>
                          <a:noFill/>
                        </a:ln>
                        <a:extLst>
                          <a:ext uri="{53640926-AAD7-44D8-BBD7-CCE9431645EC}">
                            <a14:shadowObscured xmlns:a14="http://schemas.microsoft.com/office/drawing/2010/main"/>
                          </a:ext>
                        </a:extLst>
                      </pic:spPr>
                    </pic:pic>
                  </a:graphicData>
                </a:graphic>
              </wp:inline>
            </w:drawing>
          </w:r>
        </w:p>
      </w:tc>
      <w:sdt>
        <w:sdtPr>
          <w:rPr>
            <w:rFonts w:eastAsiaTheme="minorHAnsi"/>
          </w:rPr>
          <w:alias w:val="Management System"/>
          <w:tag w:val="ACTQMSManagementSystem"/>
          <w:id w:val="1408264042"/>
          <w:placeholder>
            <w:docPart w:val="6BC17B55FCAB4599B6B45682B6D1A17F"/>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TQMSManagementSystem[1]" w:storeItemID="{A671D83F-2DA5-43B7-A094-7ABCD296F4F6}"/>
          <w:dropDownList w:lastValue="PC Eastbourne GJV Management System">
            <w:listItem w:value="[Management System]"/>
          </w:dropDownList>
        </w:sdtPr>
        <w:sdtContent>
          <w:tc>
            <w:tcPr>
              <w:tcW w:w="5476" w:type="dxa"/>
              <w:gridSpan w:val="4"/>
              <w:vMerge w:val="restart"/>
              <w:vAlign w:val="center"/>
            </w:tcPr>
            <w:p w14:paraId="39443C79" w14:textId="40B9AE0C" w:rsidR="007E3075" w:rsidRPr="00514221" w:rsidRDefault="009359B9" w:rsidP="00067609">
              <w:pPr>
                <w:pStyle w:val="Heading"/>
                <w:numPr>
                  <w:ilvl w:val="0"/>
                  <w:numId w:val="0"/>
                </w:numPr>
                <w:spacing w:before="0" w:after="240"/>
                <w:ind w:left="102" w:right="284"/>
                <w:rPr>
                  <w:rFonts w:eastAsiaTheme="minorHAnsi"/>
                </w:rPr>
              </w:pPr>
              <w:r>
                <w:rPr>
                  <w:rFonts w:eastAsiaTheme="minorHAnsi"/>
                </w:rPr>
                <w:t>PC Eastbourne GJV Management System</w:t>
              </w:r>
            </w:p>
          </w:tc>
        </w:sdtContent>
      </w:sdt>
      <w:tc>
        <w:tcPr>
          <w:tcW w:w="3455" w:type="dxa"/>
          <w:gridSpan w:val="2"/>
          <w:tcMar>
            <w:top w:w="28" w:type="dxa"/>
            <w:left w:w="28" w:type="dxa"/>
            <w:bottom w:w="28" w:type="dxa"/>
            <w:right w:w="28" w:type="dxa"/>
          </w:tcMar>
        </w:tcPr>
        <w:p w14:paraId="39443C7A" w14:textId="77777777" w:rsidR="0023140A" w:rsidRPr="00D05BFA" w:rsidRDefault="0023140A" w:rsidP="00D2245A">
          <w:pPr>
            <w:pStyle w:val="Title"/>
            <w:spacing w:after="80"/>
            <w:rPr>
              <w:sz w:val="18"/>
              <w:szCs w:val="18"/>
            </w:rPr>
          </w:pPr>
          <w:r w:rsidRPr="00D05BFA">
            <w:rPr>
              <w:sz w:val="18"/>
              <w:szCs w:val="18"/>
            </w:rPr>
            <w:t xml:space="preserve">Document </w:t>
          </w:r>
          <w:r w:rsidR="000F11AF" w:rsidRPr="00D05BFA">
            <w:rPr>
              <w:sz w:val="18"/>
              <w:szCs w:val="18"/>
            </w:rPr>
            <w:t>ID</w:t>
          </w:r>
          <w:r w:rsidRPr="00D05BFA">
            <w:rPr>
              <w:sz w:val="18"/>
              <w:szCs w:val="18"/>
            </w:rPr>
            <w:t>:</w:t>
          </w:r>
        </w:p>
      </w:tc>
    </w:tr>
    <w:tr w:rsidR="0023140A" w:rsidRPr="00000BAF" w14:paraId="39443C7F" w14:textId="77777777" w:rsidTr="007C0FAF">
      <w:trPr>
        <w:gridAfter w:val="1"/>
        <w:wAfter w:w="28" w:type="dxa"/>
        <w:trHeight w:val="623"/>
      </w:trPr>
      <w:tc>
        <w:tcPr>
          <w:tcW w:w="1842" w:type="dxa"/>
          <w:gridSpan w:val="2"/>
          <w:vMerge/>
          <w:noWrap/>
          <w:tcMar>
            <w:top w:w="28" w:type="dxa"/>
            <w:left w:w="28" w:type="dxa"/>
            <w:bottom w:w="28" w:type="dxa"/>
            <w:right w:w="28" w:type="dxa"/>
          </w:tcMar>
        </w:tcPr>
        <w:p w14:paraId="39443C7C" w14:textId="77777777" w:rsidR="0023140A" w:rsidRPr="00000BAF" w:rsidRDefault="0023140A" w:rsidP="00EF7B43">
          <w:pPr>
            <w:pStyle w:val="Title"/>
            <w:rPr>
              <w:noProof/>
              <w:lang w:eastAsia="en-IN"/>
            </w:rPr>
          </w:pPr>
        </w:p>
      </w:tc>
      <w:tc>
        <w:tcPr>
          <w:tcW w:w="5476" w:type="dxa"/>
          <w:gridSpan w:val="4"/>
          <w:vMerge/>
          <w:vAlign w:val="center"/>
        </w:tcPr>
        <w:p w14:paraId="39443C7D" w14:textId="77777777" w:rsidR="0023140A" w:rsidRPr="00000BAF" w:rsidRDefault="0023140A" w:rsidP="00E22B31">
          <w:pPr>
            <w:pStyle w:val="Heading2"/>
            <w:rPr>
              <w:rFonts w:eastAsiaTheme="minorHAnsi"/>
            </w:rPr>
          </w:pPr>
        </w:p>
      </w:tc>
      <w:sdt>
        <w:sdtPr>
          <w:alias w:val="Document ID Value"/>
          <w:tag w:val="_dlc_DocId"/>
          <w:id w:val="-310705025"/>
          <w:lock w:val="contentLocked"/>
          <w:placeholder>
            <w:docPart w:val="10200F0B2E57457C91E0B9C1E37161BC"/>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_dlc_DocId[1]" w:storeItemID="{A671D83F-2DA5-43B7-A094-7ABCD296F4F6}"/>
          <w:text/>
        </w:sdtPr>
        <w:sdtContent>
          <w:tc>
            <w:tcPr>
              <w:tcW w:w="3455" w:type="dxa"/>
              <w:gridSpan w:val="2"/>
              <w:tcMar>
                <w:top w:w="28" w:type="dxa"/>
                <w:left w:w="28" w:type="dxa"/>
                <w:bottom w:w="28" w:type="dxa"/>
                <w:right w:w="28" w:type="dxa"/>
              </w:tcMar>
            </w:tcPr>
            <w:p w14:paraId="39443C7E" w14:textId="13553CB2" w:rsidR="0023140A" w:rsidRPr="00000BAF" w:rsidRDefault="00E9208F" w:rsidP="00053DBA">
              <w:pPr>
                <w:pStyle w:val="Subtitle"/>
              </w:pPr>
              <w:r>
                <w:t>ACMSGJV-787881592-266</w:t>
              </w:r>
            </w:p>
          </w:tc>
        </w:sdtContent>
      </w:sdt>
    </w:tr>
    <w:tr w:rsidR="00514221" w:rsidRPr="00000BAF" w14:paraId="39443C85" w14:textId="77777777" w:rsidTr="008E206B">
      <w:trPr>
        <w:gridAfter w:val="1"/>
        <w:wAfter w:w="28" w:type="dxa"/>
        <w:trHeight w:hRule="exact" w:val="397"/>
      </w:trPr>
      <w:tc>
        <w:tcPr>
          <w:tcW w:w="2458" w:type="dxa"/>
          <w:gridSpan w:val="3"/>
          <w:noWrap/>
          <w:tcMar>
            <w:top w:w="28" w:type="dxa"/>
            <w:left w:w="28" w:type="dxa"/>
            <w:bottom w:w="28" w:type="dxa"/>
            <w:right w:w="28" w:type="dxa"/>
          </w:tcMar>
          <w:vAlign w:val="bottom"/>
        </w:tcPr>
        <w:p w14:paraId="39443C80" w14:textId="7F631589" w:rsidR="00514221" w:rsidRPr="00000BAF" w:rsidRDefault="00C759BA" w:rsidP="00D2245A">
          <w:pPr>
            <w:pStyle w:val="Title"/>
            <w:spacing w:after="80"/>
            <w:rPr>
              <w:sz w:val="18"/>
              <w:szCs w:val="18"/>
            </w:rPr>
          </w:pPr>
          <w:r w:rsidRPr="00C759BA">
            <w:rPr>
              <w:sz w:val="18"/>
              <w:szCs w:val="18"/>
            </w:rPr>
            <w:t>Editor</w:t>
          </w:r>
          <w:r w:rsidR="00514221" w:rsidRPr="00000BAF">
            <w:rPr>
              <w:sz w:val="18"/>
              <w:szCs w:val="18"/>
            </w:rPr>
            <w:t>:</w:t>
          </w:r>
        </w:p>
      </w:tc>
      <w:tc>
        <w:tcPr>
          <w:tcW w:w="2610" w:type="dxa"/>
          <w:tcMar>
            <w:top w:w="28" w:type="dxa"/>
            <w:left w:w="28" w:type="dxa"/>
            <w:bottom w:w="28" w:type="dxa"/>
            <w:right w:w="28" w:type="dxa"/>
          </w:tcMar>
          <w:vAlign w:val="bottom"/>
        </w:tcPr>
        <w:p w14:paraId="39443C81" w14:textId="603FA1C2" w:rsidR="00514221" w:rsidRPr="00000BAF" w:rsidRDefault="00514221" w:rsidP="00D2245A">
          <w:pPr>
            <w:pStyle w:val="Title"/>
            <w:spacing w:after="80"/>
            <w:rPr>
              <w:sz w:val="18"/>
              <w:szCs w:val="18"/>
            </w:rPr>
          </w:pPr>
          <w:r w:rsidRPr="00000BAF">
            <w:rPr>
              <w:sz w:val="18"/>
              <w:szCs w:val="18"/>
            </w:rPr>
            <w:t>Approved By:</w:t>
          </w:r>
        </w:p>
      </w:tc>
      <w:tc>
        <w:tcPr>
          <w:tcW w:w="2222" w:type="dxa"/>
          <w:tcMar>
            <w:top w:w="28" w:type="dxa"/>
            <w:left w:w="28" w:type="dxa"/>
            <w:bottom w:w="28" w:type="dxa"/>
            <w:right w:w="28" w:type="dxa"/>
          </w:tcMar>
          <w:vAlign w:val="bottom"/>
        </w:tcPr>
        <w:p w14:paraId="39443C82" w14:textId="414EE1A6" w:rsidR="00514221" w:rsidRPr="00000BAF" w:rsidRDefault="00514221" w:rsidP="00D2245A">
          <w:pPr>
            <w:pStyle w:val="Title"/>
            <w:spacing w:after="80"/>
            <w:rPr>
              <w:sz w:val="18"/>
              <w:szCs w:val="18"/>
            </w:rPr>
          </w:pPr>
          <w:r w:rsidRPr="00000BAF">
            <w:rPr>
              <w:sz w:val="18"/>
              <w:szCs w:val="18"/>
            </w:rPr>
            <w:t>Approved Date:</w:t>
          </w:r>
        </w:p>
      </w:tc>
      <w:tc>
        <w:tcPr>
          <w:tcW w:w="2633" w:type="dxa"/>
          <w:gridSpan w:val="2"/>
          <w:tcMar>
            <w:top w:w="28" w:type="dxa"/>
            <w:left w:w="28" w:type="dxa"/>
            <w:bottom w:w="28" w:type="dxa"/>
            <w:right w:w="28" w:type="dxa"/>
          </w:tcMar>
          <w:vAlign w:val="bottom"/>
        </w:tcPr>
        <w:p w14:paraId="39443C83" w14:textId="50BEDD8D" w:rsidR="00514221" w:rsidRPr="00000BAF" w:rsidRDefault="007B4D20" w:rsidP="00D2245A">
          <w:pPr>
            <w:pStyle w:val="Title"/>
            <w:spacing w:after="80"/>
            <w:rPr>
              <w:sz w:val="18"/>
              <w:szCs w:val="18"/>
            </w:rPr>
          </w:pPr>
          <w:r>
            <w:rPr>
              <w:sz w:val="18"/>
              <w:szCs w:val="18"/>
            </w:rPr>
            <w:t>Revision Number:</w:t>
          </w:r>
        </w:p>
      </w:tc>
      <w:tc>
        <w:tcPr>
          <w:tcW w:w="850" w:type="dxa"/>
          <w:tcMar>
            <w:top w:w="28" w:type="dxa"/>
            <w:left w:w="28" w:type="dxa"/>
            <w:bottom w:w="28" w:type="dxa"/>
            <w:right w:w="28" w:type="dxa"/>
          </w:tcMar>
          <w:vAlign w:val="bottom"/>
        </w:tcPr>
        <w:p w14:paraId="39443C84" w14:textId="77777777" w:rsidR="00514221" w:rsidRPr="00000BAF" w:rsidRDefault="00514221" w:rsidP="00D2245A">
          <w:pPr>
            <w:pStyle w:val="Title"/>
            <w:spacing w:after="80"/>
          </w:pPr>
          <w:r w:rsidRPr="00514221">
            <w:rPr>
              <w:sz w:val="18"/>
              <w:szCs w:val="18"/>
            </w:rPr>
            <w:t>Page</w:t>
          </w:r>
          <w:r w:rsidRPr="00000BAF">
            <w:t>:</w:t>
          </w:r>
        </w:p>
      </w:tc>
    </w:tr>
    <w:tr w:rsidR="00514221" w:rsidRPr="00000BAF" w14:paraId="39443C8B" w14:textId="77777777" w:rsidTr="008E206B">
      <w:trPr>
        <w:gridAfter w:val="1"/>
        <w:wAfter w:w="28" w:type="dxa"/>
        <w:trHeight w:hRule="exact" w:val="567"/>
      </w:trPr>
      <w:sdt>
        <w:sdtPr>
          <w:alias w:val="Editor"/>
          <w:tag w:val="ACMS_DocumentOwner"/>
          <w:id w:val="-2140255722"/>
          <w:lock w:val="contentLocked"/>
          <w:placeholder>
            <w:docPart w:val="5DC09BB681734511B118E63883EF72DD"/>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DocumentOwner[1]/ns3:UserInfo[1]/ns3:DisplayName[1]" w:storeItemID="{A671D83F-2DA5-43B7-A094-7ABCD296F4F6}"/>
          <w:text/>
        </w:sdtPr>
        <w:sdtContent>
          <w:tc>
            <w:tcPr>
              <w:tcW w:w="2458" w:type="dxa"/>
              <w:gridSpan w:val="3"/>
              <w:noWrap/>
              <w:tcMar>
                <w:top w:w="28" w:type="dxa"/>
                <w:left w:w="28" w:type="dxa"/>
                <w:bottom w:w="28" w:type="dxa"/>
                <w:right w:w="28" w:type="dxa"/>
              </w:tcMar>
            </w:tcPr>
            <w:p w14:paraId="39443C86" w14:textId="28640097" w:rsidR="00514221" w:rsidRPr="00000BAF" w:rsidRDefault="00E9208F" w:rsidP="00BA6EFF">
              <w:pPr>
                <w:pStyle w:val="Subtitle"/>
              </w:pPr>
              <w:r>
                <w:t>Dave Kember</w:t>
              </w:r>
            </w:p>
          </w:tc>
        </w:sdtContent>
      </w:sdt>
      <w:sdt>
        <w:sdtPr>
          <w:rPr>
            <w:rFonts w:eastAsiaTheme="minorHAnsi"/>
          </w:rPr>
          <w:alias w:val="Approved by"/>
          <w:tag w:val="ACMS_ApprovedBy"/>
          <w:id w:val="198819830"/>
          <w:lock w:val="contentLocked"/>
          <w:placeholder>
            <w:docPart w:val="1B8096FE4D89466B86B492DC66750404"/>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ApprovedBy[1]/ns3:UserInfo[1]/ns3:DisplayName[1]" w:storeItemID="{A671D83F-2DA5-43B7-A094-7ABCD296F4F6}"/>
          <w:text/>
        </w:sdtPr>
        <w:sdtContent>
          <w:tc>
            <w:tcPr>
              <w:tcW w:w="2610" w:type="dxa"/>
              <w:tcMar>
                <w:top w:w="28" w:type="dxa"/>
                <w:left w:w="28" w:type="dxa"/>
                <w:bottom w:w="28" w:type="dxa"/>
                <w:right w:w="28" w:type="dxa"/>
              </w:tcMar>
            </w:tcPr>
            <w:p w14:paraId="39443C87" w14:textId="63D189FD" w:rsidR="00514221" w:rsidRPr="00000BAF" w:rsidRDefault="009359B9" w:rsidP="008161B7">
              <w:pPr>
                <w:pStyle w:val="Subtitle"/>
                <w:rPr>
                  <w:rFonts w:eastAsiaTheme="minorHAnsi"/>
                </w:rPr>
              </w:pPr>
              <w:r w:rsidRPr="00355CC6">
                <w:rPr>
                  <w:rStyle w:val="PlaceholderText"/>
                </w:rPr>
                <w:t>[Approved by]</w:t>
              </w:r>
            </w:p>
          </w:tc>
        </w:sdtContent>
      </w:sdt>
      <w:sdt>
        <w:sdtPr>
          <w:alias w:val="Approved Date"/>
          <w:tag w:val="ACMS_ApprovedDate"/>
          <w:id w:val="-298848650"/>
          <w:placeholder>
            <w:docPart w:val="7129083A74B94A059EE9C76892FC1C7E"/>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ApprovedDate[1]" w:storeItemID="{A671D83F-2DA5-43B7-A094-7ABCD296F4F6}"/>
          <w:date>
            <w:dateFormat w:val="dd/MM/yyyy"/>
            <w:lid w:val="en-GB"/>
            <w:storeMappedDataAs w:val="dateTime"/>
            <w:calendar w:val="gregorian"/>
          </w:date>
        </w:sdtPr>
        <w:sdtContent>
          <w:tc>
            <w:tcPr>
              <w:tcW w:w="2222" w:type="dxa"/>
              <w:tcMar>
                <w:top w:w="28" w:type="dxa"/>
                <w:left w:w="28" w:type="dxa"/>
                <w:bottom w:w="28" w:type="dxa"/>
                <w:right w:w="28" w:type="dxa"/>
              </w:tcMar>
            </w:tcPr>
            <w:p w14:paraId="39443C88" w14:textId="0C5BCB91" w:rsidR="00514221" w:rsidRPr="00000BAF" w:rsidRDefault="009359B9" w:rsidP="007E3075">
              <w:pPr>
                <w:pStyle w:val="Subtitle"/>
              </w:pPr>
              <w:r w:rsidRPr="00355CC6">
                <w:rPr>
                  <w:rStyle w:val="PlaceholderText"/>
                </w:rPr>
                <w:t>[Approved Date]</w:t>
              </w:r>
            </w:p>
          </w:tc>
        </w:sdtContent>
      </w:sdt>
      <w:sdt>
        <w:sdtPr>
          <w:alias w:val="Revision Number"/>
          <w:tag w:val="ACMS_RevisionNumber"/>
          <w:id w:val="-1744172112"/>
          <w:placeholder>
            <w:docPart w:val="EA337D711C954F89960C603C8464CD56"/>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RevisionNumber[1]" w:storeItemID="{A671D83F-2DA5-43B7-A094-7ABCD296F4F6}"/>
          <w:text/>
        </w:sdtPr>
        <w:sdtContent>
          <w:tc>
            <w:tcPr>
              <w:tcW w:w="2633" w:type="dxa"/>
              <w:gridSpan w:val="2"/>
              <w:tcMar>
                <w:top w:w="28" w:type="dxa"/>
                <w:left w:w="28" w:type="dxa"/>
                <w:bottom w:w="28" w:type="dxa"/>
                <w:right w:w="28" w:type="dxa"/>
              </w:tcMar>
            </w:tcPr>
            <w:p w14:paraId="39443C89" w14:textId="0F13FF9D" w:rsidR="00514221" w:rsidRPr="00000BAF" w:rsidRDefault="009359B9" w:rsidP="009B3666">
              <w:pPr>
                <w:pStyle w:val="Subtitle"/>
              </w:pPr>
              <w:r w:rsidRPr="00355CC6">
                <w:rPr>
                  <w:rStyle w:val="PlaceholderText"/>
                </w:rPr>
                <w:t>[Revision Number]</w:t>
              </w:r>
            </w:p>
          </w:tc>
        </w:sdtContent>
      </w:sdt>
      <w:tc>
        <w:tcPr>
          <w:tcW w:w="850" w:type="dxa"/>
          <w:tcMar>
            <w:top w:w="28" w:type="dxa"/>
            <w:left w:w="28" w:type="dxa"/>
            <w:bottom w:w="28" w:type="dxa"/>
            <w:right w:w="28" w:type="dxa"/>
          </w:tcMar>
        </w:tcPr>
        <w:p w14:paraId="39443C8A" w14:textId="77777777" w:rsidR="00514221" w:rsidRPr="00514221" w:rsidRDefault="00514221" w:rsidP="00514221">
          <w:pPr>
            <w:pStyle w:val="Subtitle"/>
            <w:ind w:left="-26"/>
            <w:rPr>
              <w:szCs w:val="20"/>
            </w:rPr>
          </w:pPr>
          <w:r w:rsidRPr="00514221">
            <w:rPr>
              <w:szCs w:val="20"/>
            </w:rPr>
            <w:fldChar w:fldCharType="begin"/>
          </w:r>
          <w:r w:rsidRPr="00514221">
            <w:rPr>
              <w:szCs w:val="20"/>
            </w:rPr>
            <w:instrText xml:space="preserve"> PAGE  \* Arabic  \* MERGEFORMAT </w:instrText>
          </w:r>
          <w:r w:rsidRPr="00514221">
            <w:rPr>
              <w:szCs w:val="20"/>
            </w:rPr>
            <w:fldChar w:fldCharType="separate"/>
          </w:r>
          <w:r w:rsidR="00732DCF">
            <w:rPr>
              <w:noProof/>
              <w:szCs w:val="20"/>
            </w:rPr>
            <w:t>1</w:t>
          </w:r>
          <w:r w:rsidRPr="00514221">
            <w:rPr>
              <w:szCs w:val="20"/>
            </w:rPr>
            <w:fldChar w:fldCharType="end"/>
          </w:r>
          <w:r w:rsidRPr="00514221">
            <w:rPr>
              <w:rStyle w:val="PageNumber"/>
              <w:sz w:val="20"/>
              <w:szCs w:val="20"/>
            </w:rPr>
            <w:t>(</w:t>
          </w:r>
          <w:r w:rsidRPr="00514221">
            <w:rPr>
              <w:rStyle w:val="PageNumber"/>
              <w:sz w:val="20"/>
              <w:szCs w:val="20"/>
            </w:rPr>
            <w:fldChar w:fldCharType="begin"/>
          </w:r>
          <w:r w:rsidRPr="00514221">
            <w:rPr>
              <w:rStyle w:val="PageNumber"/>
              <w:sz w:val="20"/>
              <w:szCs w:val="20"/>
            </w:rPr>
            <w:instrText xml:space="preserve"> NUMPAGES   \* MERGEFORMAT </w:instrText>
          </w:r>
          <w:r w:rsidRPr="00514221">
            <w:rPr>
              <w:rStyle w:val="PageNumber"/>
              <w:sz w:val="20"/>
              <w:szCs w:val="20"/>
            </w:rPr>
            <w:fldChar w:fldCharType="separate"/>
          </w:r>
          <w:r w:rsidR="00732DCF">
            <w:rPr>
              <w:rStyle w:val="PageNumber"/>
              <w:noProof/>
              <w:sz w:val="20"/>
              <w:szCs w:val="20"/>
            </w:rPr>
            <w:t>1</w:t>
          </w:r>
          <w:r w:rsidRPr="00514221">
            <w:rPr>
              <w:rStyle w:val="PageNumber"/>
              <w:sz w:val="20"/>
              <w:szCs w:val="20"/>
            </w:rPr>
            <w:fldChar w:fldCharType="end"/>
          </w:r>
          <w:r w:rsidRPr="00514221">
            <w:rPr>
              <w:rStyle w:val="PageNumber"/>
              <w:sz w:val="20"/>
              <w:szCs w:val="20"/>
            </w:rPr>
            <w:t>)</w:t>
          </w:r>
        </w:p>
      </w:tc>
    </w:tr>
    <w:tr w:rsidR="0070398A" w:rsidRPr="00000BAF" w14:paraId="39443C8D" w14:textId="77777777" w:rsidTr="00117869">
      <w:trPr>
        <w:gridBefore w:val="1"/>
        <w:wBefore w:w="28" w:type="dxa"/>
        <w:trHeight w:hRule="exact" w:val="567"/>
      </w:trPr>
      <w:sdt>
        <w:sdtPr>
          <w:rPr>
            <w:rFonts w:eastAsiaTheme="minorHAnsi"/>
            <w:b/>
            <w:sz w:val="24"/>
            <w:szCs w:val="24"/>
          </w:rPr>
          <w:alias w:val="Title"/>
          <w:tag w:val=""/>
          <w:id w:val="1400711703"/>
          <w:placeholder>
            <w:docPart w:val="69E1D065425D4C5587475596104FE551"/>
          </w:placeholder>
          <w:dataBinding w:prefixMappings="xmlns:ns0='http://purl.org/dc/elements/1.1/' xmlns:ns1='http://schemas.openxmlformats.org/package/2006/metadata/core-properties' " w:xpath="/ns1:coreProperties[1]/ns0:title[1]" w:storeItemID="{6C3C8BC8-F283-45AE-878A-BAB7291924A1}"/>
          <w:text/>
        </w:sdtPr>
        <w:sdtContent>
          <w:tc>
            <w:tcPr>
              <w:tcW w:w="10773" w:type="dxa"/>
              <w:gridSpan w:val="8"/>
              <w:tcBorders>
                <w:top w:val="single" w:sz="4" w:space="0" w:color="auto"/>
                <w:bottom w:val="single" w:sz="4" w:space="0" w:color="auto"/>
              </w:tcBorders>
              <w:noWrap/>
              <w:tcMar>
                <w:top w:w="28" w:type="dxa"/>
                <w:left w:w="28" w:type="dxa"/>
                <w:bottom w:w="28" w:type="dxa"/>
                <w:right w:w="28" w:type="dxa"/>
              </w:tcMar>
              <w:vAlign w:val="bottom"/>
            </w:tcPr>
            <w:p w14:paraId="39443C8C" w14:textId="1EAFEDF3" w:rsidR="0070398A" w:rsidRPr="00000BAF" w:rsidRDefault="00E9208F" w:rsidP="00034297">
              <w:pPr>
                <w:pStyle w:val="Subtitle"/>
                <w:rPr>
                  <w:rFonts w:eastAsiaTheme="minorHAnsi"/>
                  <w:b/>
                  <w:sz w:val="24"/>
                  <w:szCs w:val="24"/>
                </w:rPr>
              </w:pPr>
              <w:r>
                <w:rPr>
                  <w:rFonts w:eastAsiaTheme="minorHAnsi"/>
                  <w:b/>
                  <w:sz w:val="24"/>
                  <w:szCs w:val="24"/>
                </w:rPr>
                <w:t>Eastbourne Site Software Development Procedure</w:t>
              </w:r>
            </w:p>
          </w:tc>
        </w:sdtContent>
      </w:sdt>
    </w:tr>
  </w:tbl>
  <w:p w14:paraId="39443C8E" w14:textId="77777777" w:rsidR="00F1193F" w:rsidRPr="00962479" w:rsidRDefault="00F1193F" w:rsidP="0084726C">
    <w:pPr>
      <w:rPr>
        <w:rFonts w:cs="Arial"/>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DC2E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A478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448EE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6639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A0A23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C401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910EB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5C9D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4438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6816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7F847CB0"/>
    <w:lvl w:ilvl="0">
      <w:numFmt w:val="bullet"/>
      <w:lvlText w:val="*"/>
      <w:lvlJc w:val="left"/>
      <w:pPr>
        <w:ind w:left="0" w:firstLine="0"/>
      </w:pPr>
    </w:lvl>
  </w:abstractNum>
  <w:abstractNum w:abstractNumId="11" w15:restartNumberingAfterBreak="0">
    <w:nsid w:val="01EC78C2"/>
    <w:multiLevelType w:val="hybridMultilevel"/>
    <w:tmpl w:val="B6F217F6"/>
    <w:lvl w:ilvl="0" w:tplc="A3A8E9BE">
      <w:start w:val="1"/>
      <w:numFmt w:val="decimal"/>
      <w:lvlText w:val="%1."/>
      <w:lvlJc w:val="left"/>
      <w:pPr>
        <w:tabs>
          <w:tab w:val="num" w:pos="927"/>
        </w:tabs>
        <w:ind w:left="927" w:hanging="360"/>
      </w:pPr>
      <w:rPr>
        <w:rFonts w:hint="default"/>
      </w:rPr>
    </w:lvl>
    <w:lvl w:ilvl="1" w:tplc="04090019">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2" w15:restartNumberingAfterBreak="0">
    <w:nsid w:val="06483288"/>
    <w:multiLevelType w:val="hybridMultilevel"/>
    <w:tmpl w:val="840C55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24A55B0"/>
    <w:multiLevelType w:val="hybridMultilevel"/>
    <w:tmpl w:val="34202C84"/>
    <w:lvl w:ilvl="0" w:tplc="B69C039E">
      <w:start w:val="1"/>
      <w:numFmt w:val="bullet"/>
      <w:pStyle w:val="ListParagraph"/>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41050B7"/>
    <w:multiLevelType w:val="hybridMultilevel"/>
    <w:tmpl w:val="FBD47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73031F3"/>
    <w:multiLevelType w:val="hybridMultilevel"/>
    <w:tmpl w:val="C8702A8A"/>
    <w:lvl w:ilvl="0" w:tplc="397A552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85776F3"/>
    <w:multiLevelType w:val="multilevel"/>
    <w:tmpl w:val="985ECED2"/>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7" w15:restartNumberingAfterBreak="0">
    <w:nsid w:val="18DF4908"/>
    <w:multiLevelType w:val="hybridMultilevel"/>
    <w:tmpl w:val="E716F4DA"/>
    <w:lvl w:ilvl="0" w:tplc="397A552E">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EC51026"/>
    <w:multiLevelType w:val="multilevel"/>
    <w:tmpl w:val="627217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10" w:hanging="510"/>
      </w:pPr>
      <w:rPr>
        <w:rFonts w:ascii="Arial" w:hAnsi="Arial" w:hint="default"/>
        <w:b/>
        <w:i w:val="0"/>
        <w:sz w:val="22"/>
        <w:szCs w:val="22"/>
      </w:rPr>
    </w:lvl>
    <w:lvl w:ilvl="2">
      <w:start w:val="1"/>
      <w:numFmt w:val="decimal"/>
      <w:pStyle w:val="Heading3"/>
      <w:lvlText w:val="%1.%2.%3"/>
      <w:lvlJc w:val="left"/>
      <w:pPr>
        <w:ind w:left="720" w:hanging="720"/>
      </w:pPr>
      <w:rPr>
        <w:rFonts w:ascii="Arial" w:hAnsi="Arial" w:hint="default"/>
        <w:b/>
        <w:i w:val="0"/>
        <w:sz w:val="20"/>
        <w:szCs w:val="2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220A09C2"/>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22AE2169"/>
    <w:multiLevelType w:val="hybridMultilevel"/>
    <w:tmpl w:val="96F0F8B4"/>
    <w:lvl w:ilvl="0" w:tplc="EED4BA3C">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5AB44F0"/>
    <w:multiLevelType w:val="hybridMultilevel"/>
    <w:tmpl w:val="DA822D04"/>
    <w:lvl w:ilvl="0" w:tplc="4009000F">
      <w:start w:val="1"/>
      <w:numFmt w:val="decimal"/>
      <w:pStyle w:val="ListParagraph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FE940CC"/>
    <w:multiLevelType w:val="hybridMultilevel"/>
    <w:tmpl w:val="7E62DA76"/>
    <w:lvl w:ilvl="0" w:tplc="0EC4B092">
      <w:start w:val="5"/>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E27260"/>
    <w:multiLevelType w:val="hybridMultilevel"/>
    <w:tmpl w:val="6818B7B6"/>
    <w:lvl w:ilvl="0" w:tplc="8FD45E8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0442EF5"/>
    <w:multiLevelType w:val="hybridMultilevel"/>
    <w:tmpl w:val="437EAB42"/>
    <w:lvl w:ilvl="0" w:tplc="0409000F">
      <w:start w:val="1"/>
      <w:numFmt w:val="decimal"/>
      <w:lvlText w:val="%1."/>
      <w:lvlJc w:val="left"/>
      <w:pPr>
        <w:ind w:left="1117" w:hanging="360"/>
      </w:pPr>
      <w:rPr>
        <w:rFonts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5" w15:restartNumberingAfterBreak="0">
    <w:nsid w:val="417A1A84"/>
    <w:multiLevelType w:val="hybridMultilevel"/>
    <w:tmpl w:val="F704E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363F90"/>
    <w:multiLevelType w:val="hybridMultilevel"/>
    <w:tmpl w:val="8180B240"/>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7" w15:restartNumberingAfterBreak="0">
    <w:nsid w:val="56607804"/>
    <w:multiLevelType w:val="hybridMultilevel"/>
    <w:tmpl w:val="F2403D2A"/>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8" w15:restartNumberingAfterBreak="0">
    <w:nsid w:val="57620F68"/>
    <w:multiLevelType w:val="hybridMultilevel"/>
    <w:tmpl w:val="9AA6483E"/>
    <w:lvl w:ilvl="0" w:tplc="82628B48">
      <w:start w:val="1"/>
      <w:numFmt w:val="decimal"/>
      <w:pStyle w:val="RefNumbering"/>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6103890"/>
    <w:multiLevelType w:val="hybridMultilevel"/>
    <w:tmpl w:val="0596C628"/>
    <w:lvl w:ilvl="0" w:tplc="75500A8C">
      <w:start w:val="1"/>
      <w:numFmt w:val="decimal"/>
      <w:pStyle w:val="NumberlistParagraph"/>
      <w:lvlText w:val="%1."/>
      <w:lvlJc w:val="left"/>
      <w:pPr>
        <w:ind w:left="87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CAE2232"/>
    <w:multiLevelType w:val="hybridMultilevel"/>
    <w:tmpl w:val="EA56A534"/>
    <w:lvl w:ilvl="0" w:tplc="CA08229A">
      <w:start w:val="2"/>
      <w:numFmt w:val="upp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1" w15:restartNumberingAfterBreak="0">
    <w:nsid w:val="6F26420A"/>
    <w:multiLevelType w:val="hybridMultilevel"/>
    <w:tmpl w:val="FE5CBB12"/>
    <w:lvl w:ilvl="0" w:tplc="800E1E76">
      <w:start w:val="1"/>
      <w:numFmt w:val="upp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2" w15:restartNumberingAfterBreak="0">
    <w:nsid w:val="6FCB064A"/>
    <w:multiLevelType w:val="hybridMultilevel"/>
    <w:tmpl w:val="2360712E"/>
    <w:lvl w:ilvl="0" w:tplc="7CCAB536">
      <w:start w:val="1"/>
      <w:numFmt w:val="upperRoman"/>
      <w:pStyle w:val="ListParagraph3"/>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6FD0E54"/>
    <w:multiLevelType w:val="hybridMultilevel"/>
    <w:tmpl w:val="FBD47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9EA5BD7"/>
    <w:multiLevelType w:val="hybridMultilevel"/>
    <w:tmpl w:val="49F481D6"/>
    <w:lvl w:ilvl="0" w:tplc="397A552E">
      <w:start w:val="1"/>
      <w:numFmt w:val="bullet"/>
      <w:lvlText w:val=""/>
      <w:lvlJc w:val="left"/>
      <w:pPr>
        <w:tabs>
          <w:tab w:val="num" w:pos="1080"/>
        </w:tabs>
        <w:ind w:left="1080" w:hanging="360"/>
      </w:pPr>
      <w:rPr>
        <w:rFonts w:ascii="Symbol" w:hAnsi="Symbol" w:hint="default"/>
      </w:rPr>
    </w:lvl>
    <w:lvl w:ilvl="1" w:tplc="92286D98">
      <w:numFmt w:val="bullet"/>
      <w:lvlText w:val="–"/>
      <w:lvlJc w:val="left"/>
      <w:pPr>
        <w:tabs>
          <w:tab w:val="num" w:pos="1080"/>
        </w:tabs>
        <w:ind w:left="1080" w:hanging="360"/>
      </w:pPr>
      <w:rPr>
        <w:rFonts w:ascii="Trebuchet MS" w:eastAsia="Times New Roman" w:hAnsi="Trebuchet MS"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BAB29D8"/>
    <w:multiLevelType w:val="multilevel"/>
    <w:tmpl w:val="52E21D0C"/>
    <w:lvl w:ilvl="0">
      <w:start w:val="1"/>
      <w:numFmt w:val="upperLetter"/>
      <w:pStyle w:val="AppendixLevel1"/>
      <w:lvlText w:val="%1"/>
      <w:lvlJc w:val="left"/>
      <w:pPr>
        <w:tabs>
          <w:tab w:val="num" w:pos="432"/>
        </w:tabs>
        <w:ind w:left="432" w:hanging="432"/>
      </w:pPr>
      <w:rPr>
        <w:rFonts w:hint="default"/>
      </w:rPr>
    </w:lvl>
    <w:lvl w:ilvl="1">
      <w:start w:val="1"/>
      <w:numFmt w:val="decimal"/>
      <w:pStyle w:val="AppendixLevel2"/>
      <w:lvlText w:val="%1.%2"/>
      <w:lvlJc w:val="left"/>
      <w:pPr>
        <w:tabs>
          <w:tab w:val="num" w:pos="576"/>
        </w:tabs>
        <w:ind w:left="576" w:hanging="576"/>
      </w:pPr>
      <w:rPr>
        <w:rFonts w:hint="default"/>
      </w:rPr>
    </w:lvl>
    <w:lvl w:ilvl="2">
      <w:start w:val="1"/>
      <w:numFmt w:val="decimal"/>
      <w:pStyle w:val="AppendixLevel3"/>
      <w:lvlText w:val="%1.%2.%3"/>
      <w:lvlJc w:val="left"/>
      <w:pPr>
        <w:tabs>
          <w:tab w:val="num" w:pos="720"/>
        </w:tabs>
        <w:ind w:left="720" w:hanging="720"/>
      </w:pPr>
      <w:rPr>
        <w:rFonts w:hint="default"/>
      </w:rPr>
    </w:lvl>
    <w:lvl w:ilvl="3">
      <w:start w:val="1"/>
      <w:numFmt w:val="decimal"/>
      <w:pStyle w:val="AppendixLevel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551618061">
    <w:abstractNumId w:val="13"/>
  </w:num>
  <w:num w:numId="2" w16cid:durableId="1845129578">
    <w:abstractNumId w:val="9"/>
  </w:num>
  <w:num w:numId="3" w16cid:durableId="1145969165">
    <w:abstractNumId w:val="7"/>
  </w:num>
  <w:num w:numId="4" w16cid:durableId="1229614642">
    <w:abstractNumId w:val="6"/>
  </w:num>
  <w:num w:numId="5" w16cid:durableId="1178694303">
    <w:abstractNumId w:val="5"/>
  </w:num>
  <w:num w:numId="6" w16cid:durableId="261109230">
    <w:abstractNumId w:val="4"/>
  </w:num>
  <w:num w:numId="7" w16cid:durableId="2102724734">
    <w:abstractNumId w:val="8"/>
  </w:num>
  <w:num w:numId="8" w16cid:durableId="1283148644">
    <w:abstractNumId w:val="3"/>
  </w:num>
  <w:num w:numId="9" w16cid:durableId="609094516">
    <w:abstractNumId w:val="2"/>
  </w:num>
  <w:num w:numId="10" w16cid:durableId="34431213">
    <w:abstractNumId w:val="1"/>
  </w:num>
  <w:num w:numId="11" w16cid:durableId="1536844721">
    <w:abstractNumId w:val="0"/>
  </w:num>
  <w:num w:numId="12" w16cid:durableId="1707681432">
    <w:abstractNumId w:val="10"/>
    <w:lvlOverride w:ilvl="0">
      <w:lvl w:ilvl="0">
        <w:numFmt w:val="bullet"/>
        <w:lvlText w:val=""/>
        <w:legacy w:legacy="1" w:legacySpace="0" w:legacyIndent="0"/>
        <w:lvlJc w:val="left"/>
        <w:pPr>
          <w:ind w:left="0" w:firstLine="0"/>
        </w:pPr>
        <w:rPr>
          <w:rFonts w:ascii="Symbol" w:hAnsi="Symbol" w:hint="default"/>
          <w:sz w:val="22"/>
        </w:rPr>
      </w:lvl>
    </w:lvlOverride>
  </w:num>
  <w:num w:numId="13" w16cid:durableId="5172311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7437697">
    <w:abstractNumId w:val="21"/>
  </w:num>
  <w:num w:numId="15" w16cid:durableId="772676087">
    <w:abstractNumId w:val="32"/>
  </w:num>
  <w:num w:numId="16" w16cid:durableId="2017464231">
    <w:abstractNumId w:val="14"/>
  </w:num>
  <w:num w:numId="17" w16cid:durableId="1053501761">
    <w:abstractNumId w:val="13"/>
  </w:num>
  <w:num w:numId="18" w16cid:durableId="8583974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928834">
    <w:abstractNumId w:val="33"/>
  </w:num>
  <w:num w:numId="20" w16cid:durableId="1966421272">
    <w:abstractNumId w:val="20"/>
  </w:num>
  <w:num w:numId="21" w16cid:durableId="1564635436">
    <w:abstractNumId w:val="18"/>
  </w:num>
  <w:num w:numId="22" w16cid:durableId="840778359">
    <w:abstractNumId w:val="27"/>
  </w:num>
  <w:num w:numId="23" w16cid:durableId="1101730155">
    <w:abstractNumId w:val="29"/>
  </w:num>
  <w:num w:numId="24" w16cid:durableId="730928498">
    <w:abstractNumId w:val="28"/>
  </w:num>
  <w:num w:numId="25" w16cid:durableId="1162888133">
    <w:abstractNumId w:val="23"/>
  </w:num>
  <w:num w:numId="26" w16cid:durableId="1233585338">
    <w:abstractNumId w:val="24"/>
  </w:num>
  <w:num w:numId="27" w16cid:durableId="328799457">
    <w:abstractNumId w:val="26"/>
  </w:num>
  <w:num w:numId="28" w16cid:durableId="4095328">
    <w:abstractNumId w:val="19"/>
  </w:num>
  <w:num w:numId="29" w16cid:durableId="510799477">
    <w:abstractNumId w:val="35"/>
  </w:num>
  <w:num w:numId="30" w16cid:durableId="1900096543">
    <w:abstractNumId w:val="31"/>
  </w:num>
  <w:num w:numId="31" w16cid:durableId="1519926887">
    <w:abstractNumId w:val="30"/>
  </w:num>
  <w:num w:numId="32" w16cid:durableId="1113863204">
    <w:abstractNumId w:val="11"/>
  </w:num>
  <w:num w:numId="33" w16cid:durableId="226578186">
    <w:abstractNumId w:val="17"/>
  </w:num>
  <w:num w:numId="34" w16cid:durableId="2046637224">
    <w:abstractNumId w:val="12"/>
  </w:num>
  <w:num w:numId="35" w16cid:durableId="1050500046">
    <w:abstractNumId w:val="34"/>
  </w:num>
  <w:num w:numId="36" w16cid:durableId="1220046920">
    <w:abstractNumId w:val="15"/>
  </w:num>
  <w:num w:numId="37" w16cid:durableId="1119109616">
    <w:abstractNumId w:val="10"/>
    <w:lvlOverride w:ilvl="0">
      <w:lvl w:ilvl="0">
        <w:numFmt w:val="bullet"/>
        <w:lvlText w:val=""/>
        <w:legacy w:legacy="1" w:legacySpace="0" w:legacyIndent="360"/>
        <w:lvlJc w:val="left"/>
        <w:rPr>
          <w:rFonts w:ascii="Symbol" w:hAnsi="Symbol" w:hint="default"/>
        </w:rPr>
      </w:lvl>
    </w:lvlOverride>
  </w:num>
  <w:num w:numId="38" w16cid:durableId="1435437759">
    <w:abstractNumId w:val="25"/>
  </w:num>
  <w:num w:numId="39" w16cid:durableId="16068873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DBA"/>
    <w:rsid w:val="00000BAF"/>
    <w:rsid w:val="00007336"/>
    <w:rsid w:val="0001024B"/>
    <w:rsid w:val="00011623"/>
    <w:rsid w:val="00014C4F"/>
    <w:rsid w:val="0003119A"/>
    <w:rsid w:val="00034297"/>
    <w:rsid w:val="000428A9"/>
    <w:rsid w:val="000518EF"/>
    <w:rsid w:val="00053826"/>
    <w:rsid w:val="00053DBA"/>
    <w:rsid w:val="0006280C"/>
    <w:rsid w:val="00067609"/>
    <w:rsid w:val="00072221"/>
    <w:rsid w:val="0008530C"/>
    <w:rsid w:val="000B4DD0"/>
    <w:rsid w:val="000E3277"/>
    <w:rsid w:val="000F11AF"/>
    <w:rsid w:val="000F2137"/>
    <w:rsid w:val="0010409B"/>
    <w:rsid w:val="001045B4"/>
    <w:rsid w:val="00117869"/>
    <w:rsid w:val="00122C67"/>
    <w:rsid w:val="0013253E"/>
    <w:rsid w:val="00136DF0"/>
    <w:rsid w:val="001538F9"/>
    <w:rsid w:val="00161FE8"/>
    <w:rsid w:val="00166B3F"/>
    <w:rsid w:val="001741A0"/>
    <w:rsid w:val="00182756"/>
    <w:rsid w:val="001A2845"/>
    <w:rsid w:val="001A49EF"/>
    <w:rsid w:val="001B50CC"/>
    <w:rsid w:val="001B5F06"/>
    <w:rsid w:val="001C5FF8"/>
    <w:rsid w:val="001D33EF"/>
    <w:rsid w:val="001F3F4C"/>
    <w:rsid w:val="002173AA"/>
    <w:rsid w:val="00221843"/>
    <w:rsid w:val="00226AEC"/>
    <w:rsid w:val="0023140A"/>
    <w:rsid w:val="00232D99"/>
    <w:rsid w:val="002360AC"/>
    <w:rsid w:val="00244753"/>
    <w:rsid w:val="00245512"/>
    <w:rsid w:val="00254911"/>
    <w:rsid w:val="00263AA3"/>
    <w:rsid w:val="00280270"/>
    <w:rsid w:val="0028065B"/>
    <w:rsid w:val="00290730"/>
    <w:rsid w:val="002956EA"/>
    <w:rsid w:val="002C0E57"/>
    <w:rsid w:val="002D0573"/>
    <w:rsid w:val="002D2291"/>
    <w:rsid w:val="002D2834"/>
    <w:rsid w:val="003007F4"/>
    <w:rsid w:val="0030778A"/>
    <w:rsid w:val="003124BA"/>
    <w:rsid w:val="0031747C"/>
    <w:rsid w:val="00337F33"/>
    <w:rsid w:val="00346A6B"/>
    <w:rsid w:val="00346E4F"/>
    <w:rsid w:val="00347DE4"/>
    <w:rsid w:val="0035430F"/>
    <w:rsid w:val="00360F94"/>
    <w:rsid w:val="00364399"/>
    <w:rsid w:val="003713E8"/>
    <w:rsid w:val="00376718"/>
    <w:rsid w:val="00382A46"/>
    <w:rsid w:val="003844B7"/>
    <w:rsid w:val="00385D68"/>
    <w:rsid w:val="00386826"/>
    <w:rsid w:val="003A31A2"/>
    <w:rsid w:val="003A70BB"/>
    <w:rsid w:val="003C08DD"/>
    <w:rsid w:val="003C0BCB"/>
    <w:rsid w:val="003E5903"/>
    <w:rsid w:val="003F0FA1"/>
    <w:rsid w:val="003F296F"/>
    <w:rsid w:val="003F417C"/>
    <w:rsid w:val="00414DCD"/>
    <w:rsid w:val="00425581"/>
    <w:rsid w:val="0043337C"/>
    <w:rsid w:val="004344E8"/>
    <w:rsid w:val="00442B0E"/>
    <w:rsid w:val="00444F50"/>
    <w:rsid w:val="00445923"/>
    <w:rsid w:val="004756C3"/>
    <w:rsid w:val="00480513"/>
    <w:rsid w:val="00483072"/>
    <w:rsid w:val="00485A7C"/>
    <w:rsid w:val="004932AC"/>
    <w:rsid w:val="00494631"/>
    <w:rsid w:val="004B2CCA"/>
    <w:rsid w:val="004B64DA"/>
    <w:rsid w:val="004C0C8E"/>
    <w:rsid w:val="004C6225"/>
    <w:rsid w:val="004D085C"/>
    <w:rsid w:val="004D281D"/>
    <w:rsid w:val="004D49A6"/>
    <w:rsid w:val="004F2EA9"/>
    <w:rsid w:val="0050421D"/>
    <w:rsid w:val="005060A5"/>
    <w:rsid w:val="005071F9"/>
    <w:rsid w:val="00514221"/>
    <w:rsid w:val="00515E21"/>
    <w:rsid w:val="00520E38"/>
    <w:rsid w:val="0052516D"/>
    <w:rsid w:val="00527F8E"/>
    <w:rsid w:val="005460C9"/>
    <w:rsid w:val="00547595"/>
    <w:rsid w:val="00550F85"/>
    <w:rsid w:val="00553D10"/>
    <w:rsid w:val="00580707"/>
    <w:rsid w:val="00594588"/>
    <w:rsid w:val="005A01CC"/>
    <w:rsid w:val="005C6E74"/>
    <w:rsid w:val="005C74E5"/>
    <w:rsid w:val="005E1810"/>
    <w:rsid w:val="005F04BA"/>
    <w:rsid w:val="005F25B1"/>
    <w:rsid w:val="00602198"/>
    <w:rsid w:val="00614464"/>
    <w:rsid w:val="006163CF"/>
    <w:rsid w:val="0062708A"/>
    <w:rsid w:val="0063576D"/>
    <w:rsid w:val="006365F3"/>
    <w:rsid w:val="00637CBA"/>
    <w:rsid w:val="0064299F"/>
    <w:rsid w:val="00655E01"/>
    <w:rsid w:val="006636A4"/>
    <w:rsid w:val="00664D95"/>
    <w:rsid w:val="0066529D"/>
    <w:rsid w:val="00690452"/>
    <w:rsid w:val="006A0910"/>
    <w:rsid w:val="006A6830"/>
    <w:rsid w:val="006B0ADD"/>
    <w:rsid w:val="006B0B4B"/>
    <w:rsid w:val="006B601C"/>
    <w:rsid w:val="006B6A33"/>
    <w:rsid w:val="006C116D"/>
    <w:rsid w:val="006D0C26"/>
    <w:rsid w:val="006D1C49"/>
    <w:rsid w:val="006E1661"/>
    <w:rsid w:val="006F2AAC"/>
    <w:rsid w:val="006F57A8"/>
    <w:rsid w:val="006F59E7"/>
    <w:rsid w:val="0070398A"/>
    <w:rsid w:val="0071727E"/>
    <w:rsid w:val="00732DCF"/>
    <w:rsid w:val="00742F72"/>
    <w:rsid w:val="00743E05"/>
    <w:rsid w:val="007456C7"/>
    <w:rsid w:val="0075263D"/>
    <w:rsid w:val="0075792F"/>
    <w:rsid w:val="00775805"/>
    <w:rsid w:val="00785042"/>
    <w:rsid w:val="00792C6A"/>
    <w:rsid w:val="00794252"/>
    <w:rsid w:val="007968B2"/>
    <w:rsid w:val="007A23B4"/>
    <w:rsid w:val="007A336D"/>
    <w:rsid w:val="007A5683"/>
    <w:rsid w:val="007A6546"/>
    <w:rsid w:val="007B06AF"/>
    <w:rsid w:val="007B4D20"/>
    <w:rsid w:val="007C0FAF"/>
    <w:rsid w:val="007D02F6"/>
    <w:rsid w:val="007D1820"/>
    <w:rsid w:val="007D42CB"/>
    <w:rsid w:val="007D610C"/>
    <w:rsid w:val="007D6C14"/>
    <w:rsid w:val="007E3075"/>
    <w:rsid w:val="007E792C"/>
    <w:rsid w:val="007F08A0"/>
    <w:rsid w:val="007F2720"/>
    <w:rsid w:val="008055C3"/>
    <w:rsid w:val="00805F64"/>
    <w:rsid w:val="008067D3"/>
    <w:rsid w:val="00814B8E"/>
    <w:rsid w:val="008157E1"/>
    <w:rsid w:val="008161B7"/>
    <w:rsid w:val="00823070"/>
    <w:rsid w:val="00827555"/>
    <w:rsid w:val="00827926"/>
    <w:rsid w:val="00836047"/>
    <w:rsid w:val="008458CE"/>
    <w:rsid w:val="00846A71"/>
    <w:rsid w:val="0084726C"/>
    <w:rsid w:val="00851058"/>
    <w:rsid w:val="0085378F"/>
    <w:rsid w:val="008573E1"/>
    <w:rsid w:val="0087265D"/>
    <w:rsid w:val="00874FAB"/>
    <w:rsid w:val="00881F7A"/>
    <w:rsid w:val="008A1382"/>
    <w:rsid w:val="008A69CC"/>
    <w:rsid w:val="008C523B"/>
    <w:rsid w:val="008C741C"/>
    <w:rsid w:val="008E05A9"/>
    <w:rsid w:val="008E0E36"/>
    <w:rsid w:val="008E206B"/>
    <w:rsid w:val="008F4DB9"/>
    <w:rsid w:val="00903623"/>
    <w:rsid w:val="00906757"/>
    <w:rsid w:val="00910629"/>
    <w:rsid w:val="00910835"/>
    <w:rsid w:val="00911BE2"/>
    <w:rsid w:val="009159EB"/>
    <w:rsid w:val="009203FC"/>
    <w:rsid w:val="009304EC"/>
    <w:rsid w:val="00934951"/>
    <w:rsid w:val="009359B9"/>
    <w:rsid w:val="00956A38"/>
    <w:rsid w:val="00962479"/>
    <w:rsid w:val="00962C8C"/>
    <w:rsid w:val="009641DC"/>
    <w:rsid w:val="0096688B"/>
    <w:rsid w:val="00976795"/>
    <w:rsid w:val="00992350"/>
    <w:rsid w:val="009924FE"/>
    <w:rsid w:val="00993C1F"/>
    <w:rsid w:val="00995598"/>
    <w:rsid w:val="009A07E5"/>
    <w:rsid w:val="009A2C97"/>
    <w:rsid w:val="009A792A"/>
    <w:rsid w:val="009B3666"/>
    <w:rsid w:val="009C1117"/>
    <w:rsid w:val="009E3C29"/>
    <w:rsid w:val="009E7C8C"/>
    <w:rsid w:val="009F0977"/>
    <w:rsid w:val="00A04358"/>
    <w:rsid w:val="00A05BAF"/>
    <w:rsid w:val="00A06328"/>
    <w:rsid w:val="00A15266"/>
    <w:rsid w:val="00A1752C"/>
    <w:rsid w:val="00A21410"/>
    <w:rsid w:val="00A240F9"/>
    <w:rsid w:val="00A27D97"/>
    <w:rsid w:val="00A36061"/>
    <w:rsid w:val="00A44382"/>
    <w:rsid w:val="00A50185"/>
    <w:rsid w:val="00A50C52"/>
    <w:rsid w:val="00A52AF4"/>
    <w:rsid w:val="00A573B7"/>
    <w:rsid w:val="00A63D06"/>
    <w:rsid w:val="00A64E1C"/>
    <w:rsid w:val="00A65582"/>
    <w:rsid w:val="00A74222"/>
    <w:rsid w:val="00A81609"/>
    <w:rsid w:val="00A82846"/>
    <w:rsid w:val="00A83E00"/>
    <w:rsid w:val="00A86BBC"/>
    <w:rsid w:val="00A8713D"/>
    <w:rsid w:val="00A92FFC"/>
    <w:rsid w:val="00AB3C59"/>
    <w:rsid w:val="00AC197F"/>
    <w:rsid w:val="00AC604A"/>
    <w:rsid w:val="00AE6CCA"/>
    <w:rsid w:val="00AF1B3E"/>
    <w:rsid w:val="00AF1F03"/>
    <w:rsid w:val="00B040DB"/>
    <w:rsid w:val="00B15225"/>
    <w:rsid w:val="00B3402A"/>
    <w:rsid w:val="00B3595C"/>
    <w:rsid w:val="00B3743C"/>
    <w:rsid w:val="00B579F2"/>
    <w:rsid w:val="00B62029"/>
    <w:rsid w:val="00B71644"/>
    <w:rsid w:val="00B76864"/>
    <w:rsid w:val="00B772DB"/>
    <w:rsid w:val="00B8539D"/>
    <w:rsid w:val="00B86045"/>
    <w:rsid w:val="00B91316"/>
    <w:rsid w:val="00B97DCB"/>
    <w:rsid w:val="00BA41CF"/>
    <w:rsid w:val="00BA6EFF"/>
    <w:rsid w:val="00BB0DB1"/>
    <w:rsid w:val="00BC5E51"/>
    <w:rsid w:val="00BC6807"/>
    <w:rsid w:val="00BC698C"/>
    <w:rsid w:val="00BD2DEB"/>
    <w:rsid w:val="00BD73A6"/>
    <w:rsid w:val="00BE0A83"/>
    <w:rsid w:val="00BE3C05"/>
    <w:rsid w:val="00BF1B6F"/>
    <w:rsid w:val="00C027A0"/>
    <w:rsid w:val="00C04F54"/>
    <w:rsid w:val="00C105E6"/>
    <w:rsid w:val="00C1108B"/>
    <w:rsid w:val="00C1139C"/>
    <w:rsid w:val="00C1799D"/>
    <w:rsid w:val="00C22274"/>
    <w:rsid w:val="00C22FCA"/>
    <w:rsid w:val="00C26934"/>
    <w:rsid w:val="00C27C22"/>
    <w:rsid w:val="00C35C78"/>
    <w:rsid w:val="00C52684"/>
    <w:rsid w:val="00C55CEC"/>
    <w:rsid w:val="00C65896"/>
    <w:rsid w:val="00C67FE8"/>
    <w:rsid w:val="00C759BA"/>
    <w:rsid w:val="00C872EF"/>
    <w:rsid w:val="00CA471C"/>
    <w:rsid w:val="00CA6C0D"/>
    <w:rsid w:val="00CB1041"/>
    <w:rsid w:val="00CB58D1"/>
    <w:rsid w:val="00CC6871"/>
    <w:rsid w:val="00CC6FE1"/>
    <w:rsid w:val="00CD39A7"/>
    <w:rsid w:val="00CD3AA5"/>
    <w:rsid w:val="00CF0197"/>
    <w:rsid w:val="00CF18AE"/>
    <w:rsid w:val="00CF2A87"/>
    <w:rsid w:val="00D0262B"/>
    <w:rsid w:val="00D05BFA"/>
    <w:rsid w:val="00D16844"/>
    <w:rsid w:val="00D2245A"/>
    <w:rsid w:val="00D4140D"/>
    <w:rsid w:val="00D55BAC"/>
    <w:rsid w:val="00D64BE4"/>
    <w:rsid w:val="00D94483"/>
    <w:rsid w:val="00DB1625"/>
    <w:rsid w:val="00DB1B5B"/>
    <w:rsid w:val="00DC0A7D"/>
    <w:rsid w:val="00DC3A81"/>
    <w:rsid w:val="00DC5161"/>
    <w:rsid w:val="00DC5CAA"/>
    <w:rsid w:val="00DD328F"/>
    <w:rsid w:val="00DD42BE"/>
    <w:rsid w:val="00DD5B80"/>
    <w:rsid w:val="00DE1A40"/>
    <w:rsid w:val="00DE35F6"/>
    <w:rsid w:val="00DF68AB"/>
    <w:rsid w:val="00E02150"/>
    <w:rsid w:val="00E040AC"/>
    <w:rsid w:val="00E17555"/>
    <w:rsid w:val="00E22B31"/>
    <w:rsid w:val="00E40AB6"/>
    <w:rsid w:val="00E421CA"/>
    <w:rsid w:val="00E42FFD"/>
    <w:rsid w:val="00E437FC"/>
    <w:rsid w:val="00E470EE"/>
    <w:rsid w:val="00E50C78"/>
    <w:rsid w:val="00E55E9C"/>
    <w:rsid w:val="00E63985"/>
    <w:rsid w:val="00E9208F"/>
    <w:rsid w:val="00E92FE7"/>
    <w:rsid w:val="00E96BCC"/>
    <w:rsid w:val="00E97903"/>
    <w:rsid w:val="00EA49AA"/>
    <w:rsid w:val="00EA4F92"/>
    <w:rsid w:val="00EA621C"/>
    <w:rsid w:val="00EB38B7"/>
    <w:rsid w:val="00EB5AA8"/>
    <w:rsid w:val="00EC03D4"/>
    <w:rsid w:val="00EC0702"/>
    <w:rsid w:val="00EC3B9F"/>
    <w:rsid w:val="00EE60AF"/>
    <w:rsid w:val="00EF77D5"/>
    <w:rsid w:val="00EF7B43"/>
    <w:rsid w:val="00F06E05"/>
    <w:rsid w:val="00F1193F"/>
    <w:rsid w:val="00F12C12"/>
    <w:rsid w:val="00F12C46"/>
    <w:rsid w:val="00F13385"/>
    <w:rsid w:val="00F26572"/>
    <w:rsid w:val="00F32064"/>
    <w:rsid w:val="00F348D1"/>
    <w:rsid w:val="00F56851"/>
    <w:rsid w:val="00F56B57"/>
    <w:rsid w:val="00F70440"/>
    <w:rsid w:val="00F70A27"/>
    <w:rsid w:val="00F70F1F"/>
    <w:rsid w:val="00F74D50"/>
    <w:rsid w:val="00F839EB"/>
    <w:rsid w:val="00FA11B3"/>
    <w:rsid w:val="00FA37E8"/>
    <w:rsid w:val="00FA65C1"/>
    <w:rsid w:val="00FB4E46"/>
    <w:rsid w:val="00FB7AFF"/>
    <w:rsid w:val="00FC09BD"/>
    <w:rsid w:val="00FD1B7F"/>
    <w:rsid w:val="00FE0135"/>
    <w:rsid w:val="00FE129F"/>
    <w:rsid w:val="00FF012E"/>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country-region"/>
  <w:smartTagType w:namespaceuri="urn:schemas-microsoft-com:office:smarttags" w:name="stockticker"/>
  <w:shapeDefaults>
    <o:shapedefaults v:ext="edit" spidmax="2050"/>
    <o:shapelayout v:ext="edit">
      <o:idmap v:ext="edit" data="2"/>
    </o:shapelayout>
  </w:shapeDefaults>
  <w:decimalSymbol w:val="."/>
  <w:listSeparator w:val=","/>
  <w14:docId w14:val="39443C5A"/>
  <w15:chartTrackingRefBased/>
  <w15:docId w15:val="{094DA718-7478-4587-A36D-7F688AC6B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FCA"/>
    <w:pPr>
      <w:spacing w:after="120"/>
    </w:pPr>
    <w:rPr>
      <w:rFonts w:ascii="Arial" w:eastAsia="Times New Roman" w:hAnsi="Arial" w:cs="Times New Roman"/>
      <w:sz w:val="20"/>
      <w:szCs w:val="20"/>
      <w:lang w:val="en-US"/>
    </w:rPr>
  </w:style>
  <w:style w:type="paragraph" w:styleId="Heading1">
    <w:name w:val="heading 1"/>
    <w:basedOn w:val="Normal"/>
    <w:next w:val="Normal"/>
    <w:link w:val="Heading1Char"/>
    <w:qFormat/>
    <w:rsid w:val="009924FE"/>
    <w:pPr>
      <w:keepNext/>
      <w:keepLines/>
      <w:numPr>
        <w:numId w:val="21"/>
      </w:numPr>
      <w:spacing w:before="240"/>
      <w:outlineLvl w:val="0"/>
    </w:pPr>
    <w:rPr>
      <w:rFonts w:eastAsiaTheme="majorEastAsia" w:cstheme="majorBidi"/>
      <w:b/>
      <w:sz w:val="24"/>
      <w:szCs w:val="32"/>
    </w:rPr>
  </w:style>
  <w:style w:type="paragraph" w:styleId="Heading2">
    <w:name w:val="heading 2"/>
    <w:basedOn w:val="Normal"/>
    <w:next w:val="Normal"/>
    <w:link w:val="Heading2Char"/>
    <w:unhideWhenUsed/>
    <w:qFormat/>
    <w:rsid w:val="005F04BA"/>
    <w:pPr>
      <w:keepNext/>
      <w:keepLines/>
      <w:numPr>
        <w:ilvl w:val="1"/>
        <w:numId w:val="21"/>
      </w:numPr>
      <w:spacing w:before="240"/>
      <w:outlineLvl w:val="1"/>
    </w:pPr>
    <w:rPr>
      <w:rFonts w:eastAsiaTheme="majorEastAsia" w:cstheme="majorBidi"/>
      <w:b/>
      <w:sz w:val="22"/>
      <w:szCs w:val="26"/>
    </w:rPr>
  </w:style>
  <w:style w:type="paragraph" w:styleId="Heading3">
    <w:name w:val="heading 3"/>
    <w:basedOn w:val="Normal"/>
    <w:next w:val="Normal"/>
    <w:link w:val="Heading3Char"/>
    <w:unhideWhenUsed/>
    <w:qFormat/>
    <w:rsid w:val="005F04BA"/>
    <w:pPr>
      <w:keepNext/>
      <w:keepLines/>
      <w:numPr>
        <w:ilvl w:val="2"/>
        <w:numId w:val="21"/>
      </w:numPr>
      <w:spacing w:before="240"/>
      <w:outlineLvl w:val="2"/>
    </w:pPr>
    <w:rPr>
      <w:rFonts w:eastAsiaTheme="majorEastAsia" w:cstheme="majorBidi"/>
      <w:b/>
      <w:szCs w:val="24"/>
    </w:rPr>
  </w:style>
  <w:style w:type="paragraph" w:styleId="Heading4">
    <w:name w:val="heading 4"/>
    <w:basedOn w:val="Normal"/>
    <w:next w:val="Normal"/>
    <w:link w:val="Heading4Char"/>
    <w:unhideWhenUsed/>
    <w:qFormat/>
    <w:rsid w:val="009A2C97"/>
    <w:pPr>
      <w:keepNext/>
      <w:keepLines/>
      <w:numPr>
        <w:ilvl w:val="3"/>
        <w:numId w:val="2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9A2C97"/>
    <w:pPr>
      <w:keepNext/>
      <w:keepLines/>
      <w:numPr>
        <w:ilvl w:val="4"/>
        <w:numId w:val="2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FB7AFF"/>
    <w:pPr>
      <w:keepNext/>
      <w:keepLines/>
      <w:numPr>
        <w:ilvl w:val="5"/>
        <w:numId w:val="2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FB7AFF"/>
    <w:pPr>
      <w:keepNext/>
      <w:keepLines/>
      <w:numPr>
        <w:ilvl w:val="6"/>
        <w:numId w:val="2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FB7AFF"/>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FB7AFF"/>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styleId="PageNumber">
    <w:name w:val="page number"/>
    <w:basedOn w:val="DefaultParagraphFont"/>
    <w:qFormat/>
    <w:rsid w:val="006F57A8"/>
    <w:rPr>
      <w:rFonts w:ascii="Arial" w:hAnsi="Arial"/>
      <w:color w:val="auto"/>
      <w:sz w:val="14"/>
    </w:rPr>
  </w:style>
  <w:style w:type="table" w:styleId="TableGrid">
    <w:name w:val="Table Grid"/>
    <w:basedOn w:val="TableNormal"/>
    <w:rsid w:val="007E79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924FE"/>
    <w:rPr>
      <w:rFonts w:ascii="Arial" w:eastAsiaTheme="majorEastAsia" w:hAnsi="Arial" w:cstheme="majorBidi"/>
      <w:b/>
      <w:sz w:val="24"/>
      <w:szCs w:val="32"/>
      <w:lang w:val="en-US"/>
    </w:rPr>
  </w:style>
  <w:style w:type="character" w:customStyle="1" w:styleId="Heading2Char">
    <w:name w:val="Heading 2 Char"/>
    <w:basedOn w:val="DefaultParagraphFont"/>
    <w:link w:val="Heading2"/>
    <w:rsid w:val="005F04BA"/>
    <w:rPr>
      <w:rFonts w:ascii="Arial" w:eastAsiaTheme="majorEastAsia" w:hAnsi="Arial" w:cstheme="majorBidi"/>
      <w:b/>
      <w:szCs w:val="26"/>
      <w:lang w:val="en-US"/>
    </w:rPr>
  </w:style>
  <w:style w:type="character" w:customStyle="1" w:styleId="Heading4Char">
    <w:name w:val="Heading 4 Char"/>
    <w:basedOn w:val="DefaultParagraphFont"/>
    <w:link w:val="Heading4"/>
    <w:rsid w:val="009A2C97"/>
    <w:rPr>
      <w:rFonts w:asciiTheme="majorHAnsi" w:eastAsiaTheme="majorEastAsia" w:hAnsiTheme="majorHAnsi" w:cstheme="majorBidi"/>
      <w:i/>
      <w:iCs/>
      <w:color w:val="2E74B5" w:themeColor="accent1" w:themeShade="BF"/>
      <w:sz w:val="18"/>
      <w:szCs w:val="20"/>
      <w:lang w:val="en-US"/>
    </w:rPr>
  </w:style>
  <w:style w:type="character" w:customStyle="1" w:styleId="Heading3Char">
    <w:name w:val="Heading 3 Char"/>
    <w:basedOn w:val="DefaultParagraphFont"/>
    <w:link w:val="Heading3"/>
    <w:rsid w:val="005F04BA"/>
    <w:rPr>
      <w:rFonts w:ascii="Arial" w:eastAsiaTheme="majorEastAsia" w:hAnsi="Arial" w:cstheme="majorBidi"/>
      <w:b/>
      <w:sz w:val="20"/>
      <w:szCs w:val="24"/>
      <w:lang w:val="en-US"/>
    </w:rPr>
  </w:style>
  <w:style w:type="paragraph" w:styleId="Title">
    <w:name w:val="Title"/>
    <w:aliases w:val="Normal (Body text)"/>
    <w:basedOn w:val="Normal"/>
    <w:next w:val="Normal"/>
    <w:link w:val="TitleChar"/>
    <w:qFormat/>
    <w:rsid w:val="00EF7B43"/>
    <w:pPr>
      <w:keepNext/>
      <w:keepLines/>
      <w:suppressLineNumbers/>
    </w:pPr>
    <w:rPr>
      <w:rFonts w:eastAsiaTheme="majorEastAsia" w:cstheme="majorBidi"/>
      <w:kern w:val="28"/>
      <w:szCs w:val="56"/>
    </w:rPr>
  </w:style>
  <w:style w:type="character" w:customStyle="1" w:styleId="TitleChar">
    <w:name w:val="Title Char"/>
    <w:aliases w:val="Normal (Body text) Char"/>
    <w:basedOn w:val="DefaultParagraphFont"/>
    <w:link w:val="Title"/>
    <w:rsid w:val="00EF7B43"/>
    <w:rPr>
      <w:rFonts w:ascii="Arial" w:eastAsiaTheme="majorEastAsia" w:hAnsi="Arial" w:cstheme="majorBidi"/>
      <w:kern w:val="28"/>
      <w:sz w:val="18"/>
      <w:szCs w:val="56"/>
      <w:lang w:val="en-US"/>
    </w:rPr>
  </w:style>
  <w:style w:type="paragraph" w:styleId="Subtitle">
    <w:name w:val="Subtitle"/>
    <w:basedOn w:val="Normal"/>
    <w:next w:val="Normal"/>
    <w:link w:val="SubtitleChar"/>
    <w:uiPriority w:val="11"/>
    <w:qFormat/>
    <w:rsid w:val="00DE1A40"/>
    <w:pPr>
      <w:numPr>
        <w:ilvl w:val="1"/>
      </w:numPr>
    </w:pPr>
    <w:rPr>
      <w:rFonts w:eastAsiaTheme="minorEastAsia" w:cstheme="minorBidi"/>
      <w:spacing w:val="15"/>
      <w:szCs w:val="22"/>
    </w:rPr>
  </w:style>
  <w:style w:type="character" w:customStyle="1" w:styleId="SubtitleChar">
    <w:name w:val="Subtitle Char"/>
    <w:basedOn w:val="DefaultParagraphFont"/>
    <w:link w:val="Subtitle"/>
    <w:uiPriority w:val="11"/>
    <w:rsid w:val="00DE1A40"/>
    <w:rPr>
      <w:rFonts w:ascii="Arial" w:eastAsiaTheme="minorEastAsia" w:hAnsi="Arial"/>
      <w:spacing w:val="15"/>
      <w:sz w:val="20"/>
      <w:lang w:val="en-US"/>
    </w:rPr>
  </w:style>
  <w:style w:type="paragraph" w:styleId="ListParagraph">
    <w:name w:val="List Paragraph"/>
    <w:basedOn w:val="Normal"/>
    <w:link w:val="ListParagraphChar"/>
    <w:uiPriority w:val="34"/>
    <w:qFormat/>
    <w:rsid w:val="00B8539D"/>
    <w:pPr>
      <w:numPr>
        <w:numId w:val="1"/>
      </w:numPr>
      <w:ind w:left="867" w:hanging="357"/>
    </w:pPr>
  </w:style>
  <w:style w:type="character" w:styleId="SubtleEmphasis">
    <w:name w:val="Subtle Emphasis"/>
    <w:basedOn w:val="DefaultParagraphFont"/>
    <w:uiPriority w:val="19"/>
    <w:qFormat/>
    <w:rsid w:val="0071727E"/>
    <w:rPr>
      <w:rFonts w:ascii="Arial" w:hAnsi="Arial"/>
      <w:i/>
      <w:iCs/>
      <w:color w:val="404040" w:themeColor="text1" w:themeTint="BF"/>
      <w:spacing w:val="0"/>
      <w:w w:val="100"/>
      <w:kern w:val="0"/>
      <w:position w:val="0"/>
      <w:sz w:val="17"/>
      <w14:cntxtAlts w14:val="0"/>
    </w:rPr>
  </w:style>
  <w:style w:type="character" w:styleId="Emphasis">
    <w:name w:val="Emphasis"/>
    <w:uiPriority w:val="20"/>
    <w:qFormat/>
    <w:rsid w:val="006636A4"/>
    <w:rPr>
      <w:rFonts w:ascii="Arial" w:hAnsi="Arial"/>
      <w:i/>
      <w:iCs/>
      <w:sz w:val="16"/>
    </w:rPr>
  </w:style>
  <w:style w:type="character" w:styleId="IntenseEmphasis">
    <w:name w:val="Intense Emphasis"/>
    <w:aliases w:val="Hyperlink text"/>
    <w:basedOn w:val="Hyperlink"/>
    <w:uiPriority w:val="21"/>
    <w:qFormat/>
    <w:rsid w:val="00792C6A"/>
    <w:rPr>
      <w:rFonts w:ascii="Arial" w:hAnsi="Arial"/>
      <w:i w:val="0"/>
      <w:iCs/>
      <w:color w:val="0000FF"/>
      <w:sz w:val="16"/>
      <w:u w:val="single"/>
    </w:rPr>
  </w:style>
  <w:style w:type="character" w:styleId="Strong">
    <w:name w:val="Strong"/>
    <w:uiPriority w:val="22"/>
    <w:qFormat/>
    <w:rsid w:val="006636A4"/>
    <w:rPr>
      <w:rFonts w:ascii="Arial" w:hAnsi="Arial"/>
      <w:b/>
      <w:bCs/>
      <w:sz w:val="16"/>
    </w:rPr>
  </w:style>
  <w:style w:type="paragraph" w:styleId="Quote">
    <w:name w:val="Quote"/>
    <w:basedOn w:val="Normal"/>
    <w:next w:val="Normal"/>
    <w:link w:val="QuoteChar"/>
    <w:uiPriority w:val="29"/>
    <w:qFormat/>
    <w:rsid w:val="006636A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636A4"/>
    <w:rPr>
      <w:rFonts w:ascii="Arial" w:eastAsia="Times New Roman" w:hAnsi="Arial" w:cs="Times New Roman"/>
      <w:i/>
      <w:iCs/>
      <w:color w:val="404040" w:themeColor="text1" w:themeTint="BF"/>
      <w:sz w:val="16"/>
      <w:szCs w:val="20"/>
      <w:lang w:val="en-US"/>
    </w:rPr>
  </w:style>
  <w:style w:type="paragraph" w:styleId="IntenseQuote">
    <w:name w:val="Intense Quote"/>
    <w:basedOn w:val="Normal"/>
    <w:next w:val="Normal"/>
    <w:link w:val="IntenseQuoteChar"/>
    <w:uiPriority w:val="30"/>
    <w:rsid w:val="0054759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47595"/>
    <w:rPr>
      <w:rFonts w:ascii="Times New Roman" w:eastAsia="Times New Roman" w:hAnsi="Times New Roman" w:cs="Times New Roman"/>
      <w:i/>
      <w:iCs/>
      <w:color w:val="5B9BD5" w:themeColor="accent1"/>
      <w:sz w:val="18"/>
      <w:szCs w:val="20"/>
      <w:lang w:val="en-US"/>
    </w:rPr>
  </w:style>
  <w:style w:type="character" w:styleId="SubtleReference">
    <w:name w:val="Subtle Reference"/>
    <w:basedOn w:val="DefaultParagraphFont"/>
    <w:uiPriority w:val="31"/>
    <w:rsid w:val="00547595"/>
    <w:rPr>
      <w:smallCaps/>
      <w:color w:val="5A5A5A" w:themeColor="text1" w:themeTint="A5"/>
    </w:rPr>
  </w:style>
  <w:style w:type="character" w:styleId="IntenseReference">
    <w:name w:val="Intense Reference"/>
    <w:basedOn w:val="DefaultParagraphFont"/>
    <w:uiPriority w:val="32"/>
    <w:rsid w:val="00547595"/>
    <w:rPr>
      <w:b/>
      <w:bCs/>
      <w:smallCaps/>
      <w:color w:val="5B9BD5" w:themeColor="accent1"/>
      <w:spacing w:val="5"/>
    </w:rPr>
  </w:style>
  <w:style w:type="character" w:styleId="BookTitle">
    <w:name w:val="Book Title"/>
    <w:basedOn w:val="DefaultParagraphFont"/>
    <w:uiPriority w:val="33"/>
    <w:rsid w:val="00547595"/>
    <w:rPr>
      <w:b/>
      <w:bCs/>
      <w:i/>
      <w:iCs/>
      <w:spacing w:val="5"/>
    </w:rPr>
  </w:style>
  <w:style w:type="character" w:customStyle="1" w:styleId="Heading5Char">
    <w:name w:val="Heading 5 Char"/>
    <w:basedOn w:val="DefaultParagraphFont"/>
    <w:link w:val="Heading5"/>
    <w:rsid w:val="009A2C97"/>
    <w:rPr>
      <w:rFonts w:asciiTheme="majorHAnsi" w:eastAsiaTheme="majorEastAsia" w:hAnsiTheme="majorHAnsi" w:cstheme="majorBidi"/>
      <w:color w:val="2E74B5" w:themeColor="accent1" w:themeShade="BF"/>
      <w:sz w:val="18"/>
      <w:szCs w:val="20"/>
      <w:lang w:val="en-US"/>
    </w:rPr>
  </w:style>
  <w:style w:type="character" w:customStyle="1" w:styleId="Heading6Char">
    <w:name w:val="Heading 6 Char"/>
    <w:basedOn w:val="DefaultParagraphFont"/>
    <w:link w:val="Heading6"/>
    <w:rsid w:val="00FB7AFF"/>
    <w:rPr>
      <w:rFonts w:asciiTheme="majorHAnsi" w:eastAsiaTheme="majorEastAsia" w:hAnsiTheme="majorHAnsi" w:cstheme="majorBidi"/>
      <w:color w:val="1F4D78" w:themeColor="accent1" w:themeShade="7F"/>
      <w:sz w:val="18"/>
      <w:szCs w:val="20"/>
      <w:lang w:val="en-US"/>
    </w:rPr>
  </w:style>
  <w:style w:type="character" w:customStyle="1" w:styleId="Heading7Char">
    <w:name w:val="Heading 7 Char"/>
    <w:basedOn w:val="DefaultParagraphFont"/>
    <w:link w:val="Heading7"/>
    <w:rsid w:val="00FB7AFF"/>
    <w:rPr>
      <w:rFonts w:asciiTheme="majorHAnsi" w:eastAsiaTheme="majorEastAsia" w:hAnsiTheme="majorHAnsi" w:cstheme="majorBidi"/>
      <w:i/>
      <w:iCs/>
      <w:color w:val="1F4D78" w:themeColor="accent1" w:themeShade="7F"/>
      <w:sz w:val="18"/>
      <w:szCs w:val="20"/>
      <w:lang w:val="en-US"/>
    </w:rPr>
  </w:style>
  <w:style w:type="character" w:customStyle="1" w:styleId="Heading8Char">
    <w:name w:val="Heading 8 Char"/>
    <w:basedOn w:val="DefaultParagraphFont"/>
    <w:link w:val="Heading8"/>
    <w:rsid w:val="00FB7AFF"/>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rsid w:val="00FB7AFF"/>
    <w:rPr>
      <w:rFonts w:asciiTheme="majorHAnsi" w:eastAsiaTheme="majorEastAsia" w:hAnsiTheme="majorHAnsi" w:cstheme="majorBidi"/>
      <w:i/>
      <w:iCs/>
      <w:color w:val="272727" w:themeColor="text1" w:themeTint="D8"/>
      <w:sz w:val="21"/>
      <w:szCs w:val="21"/>
      <w:lang w:val="en-US"/>
    </w:rPr>
  </w:style>
  <w:style w:type="paragraph" w:styleId="Header">
    <w:name w:val="header"/>
    <w:basedOn w:val="Normal"/>
    <w:link w:val="HeaderChar"/>
    <w:unhideWhenUsed/>
    <w:rsid w:val="00A04358"/>
    <w:pPr>
      <w:tabs>
        <w:tab w:val="center" w:pos="4513"/>
        <w:tab w:val="right" w:pos="9026"/>
      </w:tabs>
    </w:pPr>
  </w:style>
  <w:style w:type="character" w:customStyle="1" w:styleId="HeaderChar">
    <w:name w:val="Header Char"/>
    <w:basedOn w:val="DefaultParagraphFont"/>
    <w:link w:val="Header"/>
    <w:rsid w:val="00A04358"/>
    <w:rPr>
      <w:rFonts w:ascii="Arial" w:eastAsia="Times New Roman" w:hAnsi="Arial" w:cs="Times New Roman"/>
      <w:sz w:val="16"/>
      <w:szCs w:val="20"/>
      <w:lang w:val="en-US"/>
    </w:rPr>
  </w:style>
  <w:style w:type="paragraph" w:styleId="Footer">
    <w:name w:val="footer"/>
    <w:basedOn w:val="Normal"/>
    <w:link w:val="FooterChar"/>
    <w:unhideWhenUsed/>
    <w:rsid w:val="00A04358"/>
    <w:pPr>
      <w:tabs>
        <w:tab w:val="center" w:pos="4513"/>
        <w:tab w:val="right" w:pos="9026"/>
      </w:tabs>
    </w:pPr>
  </w:style>
  <w:style w:type="character" w:customStyle="1" w:styleId="FooterChar">
    <w:name w:val="Footer Char"/>
    <w:basedOn w:val="DefaultParagraphFont"/>
    <w:link w:val="Footer"/>
    <w:rsid w:val="00A04358"/>
    <w:rPr>
      <w:rFonts w:ascii="Arial" w:eastAsia="Times New Roman" w:hAnsi="Arial" w:cs="Times New Roman"/>
      <w:sz w:val="16"/>
      <w:szCs w:val="20"/>
      <w:lang w:val="en-US"/>
    </w:rPr>
  </w:style>
  <w:style w:type="character" w:styleId="Hyperlink">
    <w:name w:val="Hyperlink"/>
    <w:basedOn w:val="DefaultParagraphFont"/>
    <w:uiPriority w:val="99"/>
    <w:unhideWhenUsed/>
    <w:rsid w:val="00792C6A"/>
    <w:rPr>
      <w:color w:val="0563C1" w:themeColor="hyperlink"/>
      <w:u w:val="single"/>
    </w:rPr>
  </w:style>
  <w:style w:type="character" w:customStyle="1" w:styleId="GSDConfidentiality">
    <w:name w:val="GSD_Confidentiality"/>
    <w:basedOn w:val="DefaultParagraphFont"/>
    <w:uiPriority w:val="1"/>
    <w:rsid w:val="00527F8E"/>
    <w:rPr>
      <w:rFonts w:ascii="Arial" w:hAnsi="Arial"/>
      <w:sz w:val="18"/>
    </w:rPr>
  </w:style>
  <w:style w:type="paragraph" w:customStyle="1" w:styleId="ListParagraph2">
    <w:name w:val="List Paragraph 2"/>
    <w:basedOn w:val="ListParagraph"/>
    <w:link w:val="ListParagraph2Char"/>
    <w:rsid w:val="00F839EB"/>
    <w:pPr>
      <w:numPr>
        <w:numId w:val="14"/>
      </w:numPr>
    </w:pPr>
  </w:style>
  <w:style w:type="paragraph" w:customStyle="1" w:styleId="ListParagraph3">
    <w:name w:val="List Paragraph 3"/>
    <w:basedOn w:val="ListParagraph2"/>
    <w:rsid w:val="00B15225"/>
    <w:pPr>
      <w:numPr>
        <w:numId w:val="15"/>
      </w:numPr>
      <w:ind w:left="709"/>
    </w:pPr>
  </w:style>
  <w:style w:type="paragraph" w:customStyle="1" w:styleId="TableHead1">
    <w:name w:val="Table Head 1"/>
    <w:basedOn w:val="Normal"/>
    <w:rsid w:val="0030778A"/>
    <w:pPr>
      <w:keepNext/>
      <w:autoSpaceDE w:val="0"/>
      <w:autoSpaceDN w:val="0"/>
    </w:pPr>
    <w:rPr>
      <w:b/>
      <w:bCs/>
      <w:color w:val="000000"/>
      <w:szCs w:val="18"/>
    </w:rPr>
  </w:style>
  <w:style w:type="paragraph" w:customStyle="1" w:styleId="TableHead2">
    <w:name w:val="Table Head 2"/>
    <w:basedOn w:val="TableHead1"/>
    <w:rsid w:val="0030778A"/>
    <w:rPr>
      <w:sz w:val="18"/>
    </w:rPr>
  </w:style>
  <w:style w:type="paragraph" w:customStyle="1" w:styleId="Tabletext">
    <w:name w:val="Table text"/>
    <w:basedOn w:val="TableHead1"/>
    <w:rsid w:val="0030778A"/>
    <w:rPr>
      <w:b w:val="0"/>
      <w:sz w:val="18"/>
    </w:rPr>
  </w:style>
  <w:style w:type="paragraph" w:customStyle="1" w:styleId="Heading">
    <w:name w:val="Heading"/>
    <w:basedOn w:val="Heading2"/>
    <w:rsid w:val="00B3402A"/>
    <w:pPr>
      <w:ind w:left="680"/>
    </w:pPr>
  </w:style>
  <w:style w:type="paragraph" w:styleId="BalloonText">
    <w:name w:val="Balloon Text"/>
    <w:basedOn w:val="Normal"/>
    <w:link w:val="BalloonTextChar"/>
    <w:semiHidden/>
    <w:unhideWhenUsed/>
    <w:rsid w:val="00414DCD"/>
    <w:rPr>
      <w:rFonts w:ascii="Segoe UI" w:hAnsi="Segoe UI" w:cs="Segoe UI"/>
      <w:szCs w:val="18"/>
    </w:rPr>
  </w:style>
  <w:style w:type="character" w:customStyle="1" w:styleId="BalloonTextChar">
    <w:name w:val="Balloon Text Char"/>
    <w:basedOn w:val="DefaultParagraphFont"/>
    <w:link w:val="BalloonText"/>
    <w:semiHidden/>
    <w:rsid w:val="00414DCD"/>
    <w:rPr>
      <w:rFonts w:ascii="Segoe UI" w:eastAsia="Times New Roman" w:hAnsi="Segoe UI" w:cs="Segoe UI"/>
      <w:sz w:val="18"/>
      <w:szCs w:val="18"/>
      <w:lang w:val="en-US"/>
    </w:rPr>
  </w:style>
  <w:style w:type="character" w:styleId="PlaceholderText">
    <w:name w:val="Placeholder Text"/>
    <w:basedOn w:val="DefaultParagraphFont"/>
    <w:uiPriority w:val="99"/>
    <w:semiHidden/>
    <w:rsid w:val="000518EF"/>
    <w:rPr>
      <w:color w:val="808080"/>
    </w:rPr>
  </w:style>
  <w:style w:type="paragraph" w:customStyle="1" w:styleId="Headline3">
    <w:name w:val="Headline 3"/>
    <w:basedOn w:val="Heading3"/>
    <w:link w:val="Headline3Char"/>
    <w:rsid w:val="00851058"/>
  </w:style>
  <w:style w:type="character" w:customStyle="1" w:styleId="Headline3Char">
    <w:name w:val="Headline 3 Char"/>
    <w:basedOn w:val="DefaultParagraphFont"/>
    <w:link w:val="Headline3"/>
    <w:rsid w:val="00851058"/>
    <w:rPr>
      <w:rFonts w:ascii="Arial" w:eastAsiaTheme="majorEastAsia" w:hAnsi="Arial" w:cstheme="majorBidi"/>
      <w:sz w:val="18"/>
      <w:szCs w:val="24"/>
      <w:lang w:val="en-US"/>
    </w:rPr>
  </w:style>
  <w:style w:type="paragraph" w:customStyle="1" w:styleId="RefNumbering">
    <w:name w:val="RefNumbering"/>
    <w:basedOn w:val="Normal"/>
    <w:link w:val="RefNumberingChar"/>
    <w:qFormat/>
    <w:rsid w:val="006E1661"/>
    <w:pPr>
      <w:numPr>
        <w:numId w:val="24"/>
      </w:numPr>
      <w:spacing w:line="288" w:lineRule="auto"/>
      <w:ind w:left="811" w:hanging="357"/>
      <w:contextualSpacing/>
    </w:pPr>
  </w:style>
  <w:style w:type="paragraph" w:customStyle="1" w:styleId="NumberlistParagraph">
    <w:name w:val="Number list Paragraph"/>
    <w:basedOn w:val="ListParagraph2"/>
    <w:link w:val="NumberlistParagraphChar"/>
    <w:qFormat/>
    <w:rsid w:val="00B8539D"/>
    <w:pPr>
      <w:numPr>
        <w:numId w:val="23"/>
      </w:numPr>
    </w:pPr>
  </w:style>
  <w:style w:type="character" w:customStyle="1" w:styleId="RefNumberingChar">
    <w:name w:val="RefNumbering Char"/>
    <w:basedOn w:val="DefaultParagraphFont"/>
    <w:link w:val="RefNumbering"/>
    <w:rsid w:val="006E1661"/>
    <w:rPr>
      <w:rFonts w:ascii="Arial" w:eastAsia="Times New Roman" w:hAnsi="Arial" w:cs="Times New Roman"/>
      <w:sz w:val="18"/>
      <w:szCs w:val="20"/>
      <w:lang w:val="en-US"/>
    </w:rPr>
  </w:style>
  <w:style w:type="character" w:customStyle="1" w:styleId="ListParagraphChar">
    <w:name w:val="List Paragraph Char"/>
    <w:basedOn w:val="DefaultParagraphFont"/>
    <w:link w:val="ListParagraph"/>
    <w:uiPriority w:val="34"/>
    <w:rsid w:val="00B8539D"/>
    <w:rPr>
      <w:rFonts w:ascii="Arial" w:eastAsia="Times New Roman" w:hAnsi="Arial" w:cs="Times New Roman"/>
      <w:sz w:val="18"/>
      <w:szCs w:val="20"/>
      <w:lang w:val="en-US"/>
    </w:rPr>
  </w:style>
  <w:style w:type="character" w:customStyle="1" w:styleId="ListParagraph2Char">
    <w:name w:val="List Paragraph 2 Char"/>
    <w:basedOn w:val="ListParagraphChar"/>
    <w:link w:val="ListParagraph2"/>
    <w:rsid w:val="00B8539D"/>
    <w:rPr>
      <w:rFonts w:ascii="Arial" w:eastAsia="Times New Roman" w:hAnsi="Arial" w:cs="Times New Roman"/>
      <w:sz w:val="18"/>
      <w:szCs w:val="20"/>
      <w:lang w:val="en-US"/>
    </w:rPr>
  </w:style>
  <w:style w:type="character" w:customStyle="1" w:styleId="NumberlistParagraphChar">
    <w:name w:val="Number list Paragraph Char"/>
    <w:basedOn w:val="ListParagraph2Char"/>
    <w:link w:val="NumberlistParagraph"/>
    <w:rsid w:val="00B8539D"/>
    <w:rPr>
      <w:rFonts w:ascii="Arial" w:eastAsia="Times New Roman" w:hAnsi="Arial" w:cs="Times New Roman"/>
      <w:sz w:val="18"/>
      <w:szCs w:val="20"/>
      <w:lang w:val="en-US"/>
    </w:rPr>
  </w:style>
  <w:style w:type="paragraph" w:styleId="TOC3">
    <w:name w:val="toc 3"/>
    <w:basedOn w:val="Normal"/>
    <w:next w:val="Normal"/>
    <w:autoRedefine/>
    <w:uiPriority w:val="39"/>
    <w:rsid w:val="00827926"/>
    <w:pPr>
      <w:ind w:left="440"/>
      <w:jc w:val="both"/>
    </w:pPr>
    <w:rPr>
      <w:rFonts w:ascii="Trebuchet MS" w:hAnsi="Trebuchet MS"/>
      <w:sz w:val="22"/>
      <w:szCs w:val="24"/>
      <w:lang w:val="en-GB"/>
    </w:rPr>
  </w:style>
  <w:style w:type="paragraph" w:customStyle="1" w:styleId="DWStyle">
    <w:name w:val="DW Style"/>
    <w:rsid w:val="00827926"/>
    <w:pPr>
      <w:overflowPunct w:val="0"/>
      <w:autoSpaceDE w:val="0"/>
      <w:autoSpaceDN w:val="0"/>
      <w:adjustRightInd w:val="0"/>
      <w:spacing w:line="240" w:lineRule="atLeast"/>
      <w:textAlignment w:val="baseline"/>
    </w:pPr>
    <w:rPr>
      <w:rFonts w:ascii="Arial" w:eastAsia="Times New Roman" w:hAnsi="Arial" w:cs="Times New Roman"/>
      <w:color w:val="000000"/>
      <w:sz w:val="20"/>
      <w:szCs w:val="20"/>
      <w:lang w:val="en-US" w:eastAsia="ja-JP"/>
    </w:rPr>
  </w:style>
  <w:style w:type="character" w:styleId="FollowedHyperlink">
    <w:name w:val="FollowedHyperlink"/>
    <w:rsid w:val="00827926"/>
    <w:rPr>
      <w:color w:val="800080"/>
      <w:u w:val="single"/>
    </w:rPr>
  </w:style>
  <w:style w:type="paragraph" w:styleId="TOC1">
    <w:name w:val="toc 1"/>
    <w:basedOn w:val="Normal"/>
    <w:next w:val="Normal"/>
    <w:autoRedefine/>
    <w:uiPriority w:val="39"/>
    <w:rsid w:val="00827926"/>
    <w:pPr>
      <w:tabs>
        <w:tab w:val="left" w:pos="540"/>
        <w:tab w:val="right" w:leader="dot" w:pos="9307"/>
      </w:tabs>
      <w:spacing w:before="180"/>
      <w:jc w:val="both"/>
    </w:pPr>
    <w:rPr>
      <w:rFonts w:ascii="Trebuchet MS" w:hAnsi="Trebuchet MS"/>
      <w:sz w:val="18"/>
      <w:szCs w:val="24"/>
      <w:lang w:val="en-GB"/>
    </w:rPr>
  </w:style>
  <w:style w:type="paragraph" w:styleId="TOC2">
    <w:name w:val="toc 2"/>
    <w:basedOn w:val="Normal"/>
    <w:next w:val="Normal"/>
    <w:autoRedefine/>
    <w:uiPriority w:val="39"/>
    <w:rsid w:val="00827926"/>
    <w:pPr>
      <w:tabs>
        <w:tab w:val="left" w:pos="960"/>
        <w:tab w:val="right" w:leader="dot" w:pos="9307"/>
      </w:tabs>
      <w:ind w:left="220"/>
      <w:jc w:val="both"/>
    </w:pPr>
    <w:rPr>
      <w:rFonts w:ascii="Trebuchet MS" w:hAnsi="Trebuchet MS"/>
      <w:sz w:val="22"/>
      <w:szCs w:val="24"/>
      <w:lang w:val="en-GB"/>
    </w:rPr>
  </w:style>
  <w:style w:type="paragraph" w:styleId="Caption">
    <w:name w:val="caption"/>
    <w:basedOn w:val="Normal"/>
    <w:next w:val="Normal"/>
    <w:qFormat/>
    <w:rsid w:val="00827926"/>
    <w:pPr>
      <w:spacing w:before="120"/>
      <w:ind w:left="567"/>
      <w:jc w:val="both"/>
    </w:pPr>
    <w:rPr>
      <w:rFonts w:ascii="Trebuchet MS" w:hAnsi="Trebuchet MS"/>
      <w:b/>
      <w:bCs/>
      <w:lang w:val="en-GB"/>
    </w:rPr>
  </w:style>
  <w:style w:type="paragraph" w:styleId="Revision">
    <w:name w:val="Revision"/>
    <w:hidden/>
    <w:uiPriority w:val="99"/>
    <w:semiHidden/>
    <w:rsid w:val="00827926"/>
    <w:rPr>
      <w:rFonts w:ascii="Trebuchet MS" w:eastAsia="Times New Roman" w:hAnsi="Trebuchet MS" w:cs="Times New Roman"/>
      <w:szCs w:val="24"/>
      <w:lang w:val="en-GB"/>
    </w:rPr>
  </w:style>
  <w:style w:type="character" w:customStyle="1" w:styleId="TableText10pt">
    <w:name w:val="Table Text 10pt"/>
    <w:rsid w:val="00827926"/>
    <w:rPr>
      <w:rFonts w:ascii="Trebuchet MS" w:hAnsi="Trebuchet MS" w:cs="Trebuchet MS"/>
      <w:sz w:val="20"/>
      <w:szCs w:val="20"/>
    </w:rPr>
  </w:style>
  <w:style w:type="paragraph" w:customStyle="1" w:styleId="DocRefSignpost">
    <w:name w:val="Doc Ref Signpost"/>
    <w:basedOn w:val="Normal"/>
    <w:rsid w:val="00827926"/>
    <w:pPr>
      <w:ind w:left="567"/>
      <w:jc w:val="both"/>
    </w:pPr>
    <w:rPr>
      <w:rFonts w:ascii="Trebuchet MS" w:hAnsi="Trebuchet MS"/>
      <w:color w:val="800000"/>
      <w:sz w:val="18"/>
      <w:szCs w:val="24"/>
      <w:lang w:val="en-GB"/>
    </w:rPr>
  </w:style>
  <w:style w:type="paragraph" w:customStyle="1" w:styleId="AppendixLevel1">
    <w:name w:val="Appendix Level 1"/>
    <w:basedOn w:val="Normal"/>
    <w:rsid w:val="00827926"/>
    <w:pPr>
      <w:numPr>
        <w:numId w:val="29"/>
      </w:numPr>
      <w:jc w:val="both"/>
    </w:pPr>
    <w:rPr>
      <w:rFonts w:ascii="Trebuchet MS" w:hAnsi="Trebuchet MS"/>
      <w:b/>
      <w:sz w:val="28"/>
      <w:szCs w:val="24"/>
      <w:lang w:val="en-GB"/>
    </w:rPr>
  </w:style>
  <w:style w:type="paragraph" w:customStyle="1" w:styleId="AppendixLevel2">
    <w:name w:val="Appendix Level 2"/>
    <w:basedOn w:val="Normal"/>
    <w:rsid w:val="00827926"/>
    <w:pPr>
      <w:numPr>
        <w:ilvl w:val="1"/>
        <w:numId w:val="29"/>
      </w:numPr>
      <w:jc w:val="both"/>
    </w:pPr>
    <w:rPr>
      <w:rFonts w:ascii="Trebuchet MS" w:hAnsi="Trebuchet MS"/>
      <w:sz w:val="22"/>
      <w:szCs w:val="24"/>
      <w:lang w:val="en-GB"/>
    </w:rPr>
  </w:style>
  <w:style w:type="paragraph" w:customStyle="1" w:styleId="AppendixLevel3">
    <w:name w:val="Appendix Level 3"/>
    <w:basedOn w:val="Normal"/>
    <w:rsid w:val="00827926"/>
    <w:pPr>
      <w:numPr>
        <w:ilvl w:val="2"/>
        <w:numId w:val="29"/>
      </w:numPr>
      <w:jc w:val="both"/>
    </w:pPr>
    <w:rPr>
      <w:rFonts w:ascii="Trebuchet MS" w:hAnsi="Trebuchet MS"/>
      <w:sz w:val="22"/>
      <w:szCs w:val="24"/>
      <w:lang w:val="en-GB"/>
    </w:rPr>
  </w:style>
  <w:style w:type="paragraph" w:customStyle="1" w:styleId="AppendixLevel4">
    <w:name w:val="Appendix Level 4"/>
    <w:basedOn w:val="Normal"/>
    <w:rsid w:val="00827926"/>
    <w:pPr>
      <w:numPr>
        <w:ilvl w:val="3"/>
        <w:numId w:val="29"/>
      </w:numPr>
      <w:jc w:val="both"/>
    </w:pPr>
    <w:rPr>
      <w:rFonts w:ascii="Trebuchet MS" w:hAnsi="Trebuchet MS"/>
      <w:sz w:val="22"/>
      <w:szCs w:val="24"/>
      <w:lang w:val="en-GB"/>
    </w:rPr>
  </w:style>
  <w:style w:type="character" w:customStyle="1" w:styleId="CharChar">
    <w:name w:val=" Char Char"/>
    <w:rsid w:val="00827926"/>
    <w:rPr>
      <w:rFonts w:ascii="Arial" w:hAnsi="Arial" w:cs="Arial"/>
      <w:bCs/>
      <w:i/>
      <w:sz w:val="22"/>
      <w:szCs w:val="26"/>
      <w:lang w:val="en-GB" w:eastAsia="en-US" w:bidi="ar-SA"/>
    </w:rPr>
  </w:style>
  <w:style w:type="character" w:customStyle="1" w:styleId="CharChar1">
    <w:name w:val=" Char Char1"/>
    <w:rsid w:val="00827926"/>
    <w:rPr>
      <w:rFonts w:ascii="Trebuchet MS" w:hAnsi="Trebuchet MS" w:cs="Tahoma"/>
      <w:b/>
      <w:bCs/>
      <w:i/>
      <w:iCs/>
      <w:sz w:val="24"/>
      <w:szCs w:val="24"/>
      <w:lang w:val="en-GB" w:eastAsia="en-US" w:bidi="ar-SA"/>
    </w:rPr>
  </w:style>
  <w:style w:type="paragraph" w:styleId="DocumentMap">
    <w:name w:val="Document Map"/>
    <w:basedOn w:val="Normal"/>
    <w:link w:val="DocumentMapChar"/>
    <w:semiHidden/>
    <w:rsid w:val="00827926"/>
    <w:pPr>
      <w:shd w:val="clear" w:color="auto" w:fill="000080"/>
      <w:ind w:left="567"/>
      <w:jc w:val="both"/>
    </w:pPr>
    <w:rPr>
      <w:rFonts w:ascii="Tahoma" w:hAnsi="Tahoma" w:cs="Tahoma"/>
      <w:sz w:val="22"/>
      <w:szCs w:val="24"/>
      <w:lang w:val="en-GB"/>
    </w:rPr>
  </w:style>
  <w:style w:type="character" w:customStyle="1" w:styleId="DocumentMapChar">
    <w:name w:val="Document Map Char"/>
    <w:basedOn w:val="DefaultParagraphFont"/>
    <w:link w:val="DocumentMap"/>
    <w:semiHidden/>
    <w:rsid w:val="00827926"/>
    <w:rPr>
      <w:rFonts w:ascii="Tahoma" w:eastAsia="Times New Roman" w:hAnsi="Tahoma" w:cs="Tahoma"/>
      <w:szCs w:val="24"/>
      <w:shd w:val="clear" w:color="auto" w:fill="00008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01732">
      <w:bodyDiv w:val="1"/>
      <w:marLeft w:val="0"/>
      <w:marRight w:val="0"/>
      <w:marTop w:val="0"/>
      <w:marBottom w:val="0"/>
      <w:divBdr>
        <w:top w:val="none" w:sz="0" w:space="0" w:color="auto"/>
        <w:left w:val="none" w:sz="0" w:space="0" w:color="auto"/>
        <w:bottom w:val="none" w:sz="0" w:space="0" w:color="auto"/>
        <w:right w:val="none" w:sz="0" w:space="0" w:color="auto"/>
      </w:divBdr>
    </w:div>
    <w:div w:id="738216276">
      <w:bodyDiv w:val="1"/>
      <w:marLeft w:val="0"/>
      <w:marRight w:val="0"/>
      <w:marTop w:val="0"/>
      <w:marBottom w:val="0"/>
      <w:divBdr>
        <w:top w:val="none" w:sz="0" w:space="0" w:color="auto"/>
        <w:left w:val="none" w:sz="0" w:space="0" w:color="auto"/>
        <w:bottom w:val="none" w:sz="0" w:space="0" w:color="auto"/>
        <w:right w:val="none" w:sz="0" w:space="0" w:color="auto"/>
      </w:divBdr>
    </w:div>
    <w:div w:id="780303450">
      <w:bodyDiv w:val="1"/>
      <w:marLeft w:val="0"/>
      <w:marRight w:val="0"/>
      <w:marTop w:val="0"/>
      <w:marBottom w:val="0"/>
      <w:divBdr>
        <w:top w:val="none" w:sz="0" w:space="0" w:color="auto"/>
        <w:left w:val="none" w:sz="0" w:space="0" w:color="auto"/>
        <w:bottom w:val="none" w:sz="0" w:space="0" w:color="auto"/>
        <w:right w:val="none" w:sz="0" w:space="0" w:color="auto"/>
      </w:divBdr>
    </w:div>
    <w:div w:id="956909402">
      <w:bodyDiv w:val="1"/>
      <w:marLeft w:val="0"/>
      <w:marRight w:val="0"/>
      <w:marTop w:val="0"/>
      <w:marBottom w:val="0"/>
      <w:divBdr>
        <w:top w:val="none" w:sz="0" w:space="0" w:color="auto"/>
        <w:left w:val="none" w:sz="0" w:space="0" w:color="auto"/>
        <w:bottom w:val="none" w:sz="0" w:space="0" w:color="auto"/>
        <w:right w:val="none" w:sz="0" w:space="0" w:color="auto"/>
      </w:divBdr>
    </w:div>
    <w:div w:id="1339623985">
      <w:bodyDiv w:val="1"/>
      <w:marLeft w:val="0"/>
      <w:marRight w:val="0"/>
      <w:marTop w:val="0"/>
      <w:marBottom w:val="0"/>
      <w:divBdr>
        <w:top w:val="none" w:sz="0" w:space="0" w:color="auto"/>
        <w:left w:val="none" w:sz="0" w:space="0" w:color="auto"/>
        <w:bottom w:val="none" w:sz="0" w:space="0" w:color="auto"/>
        <w:right w:val="none" w:sz="0" w:space="0" w:color="auto"/>
      </w:divBdr>
    </w:div>
    <w:div w:id="1600135167">
      <w:bodyDiv w:val="1"/>
      <w:marLeft w:val="0"/>
      <w:marRight w:val="0"/>
      <w:marTop w:val="0"/>
      <w:marBottom w:val="0"/>
      <w:divBdr>
        <w:top w:val="none" w:sz="0" w:space="0" w:color="auto"/>
        <w:left w:val="none" w:sz="0" w:space="0" w:color="auto"/>
        <w:bottom w:val="none" w:sz="0" w:space="0" w:color="auto"/>
        <w:right w:val="none" w:sz="0" w:space="0" w:color="auto"/>
      </w:divBdr>
    </w:div>
    <w:div w:id="207515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_Software_Evaluation"/><Relationship Id="rId18" Type="http://schemas.openxmlformats.org/officeDocument/2006/relationships/hyperlink" Target="#_Software_Deployment"/><Relationship Id="rId26" Type="http://schemas.openxmlformats.org/officeDocument/2006/relationships/hyperlink" Target="#Software_Reqts_Review_template"/><Relationship Id="rId39" Type="http://schemas.openxmlformats.org/officeDocument/2006/relationships/oleObject" Target="embeddings/Microsoft_Excel_97-2003_Worksheet.xls"/><Relationship Id="rId21" Type="http://schemas.openxmlformats.org/officeDocument/2006/relationships/hyperlink" Target="#Prodn_baseline_description"/><Relationship Id="rId34" Type="http://schemas.openxmlformats.org/officeDocument/2006/relationships/image" Target="media/image5.emf"/><Relationship Id="rId42" Type="http://schemas.openxmlformats.org/officeDocument/2006/relationships/image" Target="media/image9.emf"/><Relationship Id="rId47" Type="http://schemas.openxmlformats.org/officeDocument/2006/relationships/oleObject" Target="embeddings/Microsoft_Word_97_-_2003_Document8.doc"/><Relationship Id="rId50" Type="http://schemas.openxmlformats.org/officeDocument/2006/relationships/image" Target="media/image13.emf"/><Relationship Id="rId55"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http://edweb/" TargetMode="External"/><Relationship Id="rId17" Type="http://schemas.openxmlformats.org/officeDocument/2006/relationships/hyperlink" Target="#_Software_Verification_&amp;"/><Relationship Id="rId25" Type="http://schemas.openxmlformats.org/officeDocument/2006/relationships/hyperlink" Target="#Software_Verification_Review_template"/><Relationship Id="rId33" Type="http://schemas.openxmlformats.org/officeDocument/2006/relationships/oleObject" Target="embeddings/Microsoft_Word_97_-_2003_Document2.doc"/><Relationship Id="rId38" Type="http://schemas.openxmlformats.org/officeDocument/2006/relationships/image" Target="media/image7.emf"/><Relationship Id="rId46" Type="http://schemas.openxmlformats.org/officeDocument/2006/relationships/image" Target="media/image11.emf"/><Relationship Id="rId2" Type="http://schemas.openxmlformats.org/officeDocument/2006/relationships/customXml" Target="../customXml/item2.xml"/><Relationship Id="rId16" Type="http://schemas.openxmlformats.org/officeDocument/2006/relationships/hyperlink" Target="#_Software_Implementation"/><Relationship Id="rId20" Type="http://schemas.openxmlformats.org/officeDocument/2006/relationships/hyperlink" Target="#Beta_baseline_description"/><Relationship Id="rId29" Type="http://schemas.openxmlformats.org/officeDocument/2006/relationships/oleObject" Target="embeddings/Microsoft_Word_97_-_2003_Document.doc"/><Relationship Id="rId41" Type="http://schemas.openxmlformats.org/officeDocument/2006/relationships/oleObject" Target="embeddings/Microsoft_Word_97_-_2003_Document5.doc"/><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Microsoft_Visio_2003-2010_Drawing.vsd"/><Relationship Id="rId32" Type="http://schemas.openxmlformats.org/officeDocument/2006/relationships/image" Target="media/image4.emf"/><Relationship Id="rId37" Type="http://schemas.openxmlformats.org/officeDocument/2006/relationships/oleObject" Target="embeddings/Microsoft_Word_97_-_2003_Document4.doc"/><Relationship Id="rId40" Type="http://schemas.openxmlformats.org/officeDocument/2006/relationships/image" Target="media/image8.emf"/><Relationship Id="rId45" Type="http://schemas.openxmlformats.org/officeDocument/2006/relationships/oleObject" Target="embeddings/Microsoft_Word_97_-_2003_Document7.doc"/><Relationship Id="rId53"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_Software_Design"/><Relationship Id="rId23" Type="http://schemas.openxmlformats.org/officeDocument/2006/relationships/image" Target="media/image1.emf"/><Relationship Id="rId28" Type="http://schemas.openxmlformats.org/officeDocument/2006/relationships/image" Target="media/image2.emf"/><Relationship Id="rId36" Type="http://schemas.openxmlformats.org/officeDocument/2006/relationships/image" Target="media/image6.emf"/><Relationship Id="rId49" Type="http://schemas.openxmlformats.org/officeDocument/2006/relationships/oleObject" Target="embeddings/Microsoft_Word_97_-_2003_Document9.doc"/><Relationship Id="rId10" Type="http://schemas.openxmlformats.org/officeDocument/2006/relationships/footnotes" Target="footnotes.xml"/><Relationship Id="rId19" Type="http://schemas.openxmlformats.org/officeDocument/2006/relationships/hyperlink" Target="#alpha_baseline_description"/><Relationship Id="rId31" Type="http://schemas.openxmlformats.org/officeDocument/2006/relationships/oleObject" Target="embeddings/Microsoft_Word_97_-_2003_Document1.doc"/><Relationship Id="rId44" Type="http://schemas.openxmlformats.org/officeDocument/2006/relationships/image" Target="media/image10.emf"/><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_Software_Definition"/><Relationship Id="rId22" Type="http://schemas.openxmlformats.org/officeDocument/2006/relationships/hyperlink" Target="#_Software_Requirements_Capture"/><Relationship Id="rId27" Type="http://schemas.openxmlformats.org/officeDocument/2006/relationships/hyperlink" Target="#Software_Design_Review_template"/><Relationship Id="rId30" Type="http://schemas.openxmlformats.org/officeDocument/2006/relationships/image" Target="media/image3.emf"/><Relationship Id="rId35" Type="http://schemas.openxmlformats.org/officeDocument/2006/relationships/oleObject" Target="embeddings/Microsoft_Word_97_-_2003_Document3.doc"/><Relationship Id="rId43" Type="http://schemas.openxmlformats.org/officeDocument/2006/relationships/oleObject" Target="embeddings/Microsoft_Word_97_-_2003_Document6.doc"/><Relationship Id="rId48" Type="http://schemas.openxmlformats.org/officeDocument/2006/relationships/image" Target="media/image12.emf"/><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oleObject" Target="embeddings/Microsoft_Word_97_-_2003_Document10.doc"/><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C17B55FCAB4599B6B45682B6D1A17F"/>
        <w:category>
          <w:name w:val="General"/>
          <w:gallery w:val="placeholder"/>
        </w:category>
        <w:types>
          <w:type w:val="bbPlcHdr"/>
        </w:types>
        <w:behaviors>
          <w:behavior w:val="content"/>
        </w:behaviors>
        <w:guid w:val="{B5B8B100-4C05-4057-974A-3DFADFB5FEB3}"/>
      </w:docPartPr>
      <w:docPartBody>
        <w:p w:rsidR="000C2A45" w:rsidRDefault="00CA78C7">
          <w:r w:rsidRPr="00355CC6">
            <w:rPr>
              <w:rStyle w:val="PlaceholderText"/>
            </w:rPr>
            <w:t>[Management System]</w:t>
          </w:r>
        </w:p>
      </w:docPartBody>
    </w:docPart>
    <w:docPart>
      <w:docPartPr>
        <w:name w:val="10200F0B2E57457C91E0B9C1E37161BC"/>
        <w:category>
          <w:name w:val="General"/>
          <w:gallery w:val="placeholder"/>
        </w:category>
        <w:types>
          <w:type w:val="bbPlcHdr"/>
        </w:types>
        <w:behaviors>
          <w:behavior w:val="content"/>
        </w:behaviors>
        <w:guid w:val="{900CF25B-F80E-4C8A-8149-DC6051ACDFA5}"/>
      </w:docPartPr>
      <w:docPartBody>
        <w:p w:rsidR="000C2A45" w:rsidRDefault="00CA78C7">
          <w:r w:rsidRPr="00355CC6">
            <w:rPr>
              <w:rStyle w:val="PlaceholderText"/>
            </w:rPr>
            <w:t>[Document ID Value]</w:t>
          </w:r>
        </w:p>
      </w:docPartBody>
    </w:docPart>
    <w:docPart>
      <w:docPartPr>
        <w:name w:val="5DC09BB681734511B118E63883EF72DD"/>
        <w:category>
          <w:name w:val="General"/>
          <w:gallery w:val="placeholder"/>
        </w:category>
        <w:types>
          <w:type w:val="bbPlcHdr"/>
        </w:types>
        <w:behaviors>
          <w:behavior w:val="content"/>
        </w:behaviors>
        <w:guid w:val="{84E3961C-9DE0-42D3-BE09-878D4397ADBB}"/>
      </w:docPartPr>
      <w:docPartBody>
        <w:p w:rsidR="000C2A45" w:rsidRDefault="00CA78C7">
          <w:r w:rsidRPr="00355CC6">
            <w:rPr>
              <w:rStyle w:val="PlaceholderText"/>
            </w:rPr>
            <w:t>[Editor]</w:t>
          </w:r>
        </w:p>
      </w:docPartBody>
    </w:docPart>
    <w:docPart>
      <w:docPartPr>
        <w:name w:val="1B8096FE4D89466B86B492DC66750404"/>
        <w:category>
          <w:name w:val="General"/>
          <w:gallery w:val="placeholder"/>
        </w:category>
        <w:types>
          <w:type w:val="bbPlcHdr"/>
        </w:types>
        <w:behaviors>
          <w:behavior w:val="content"/>
        </w:behaviors>
        <w:guid w:val="{5A051986-8ACE-4059-BFDE-3D24A8926FA3}"/>
      </w:docPartPr>
      <w:docPartBody>
        <w:p w:rsidR="000C2A45" w:rsidRDefault="00CA78C7">
          <w:r w:rsidRPr="00355CC6">
            <w:rPr>
              <w:rStyle w:val="PlaceholderText"/>
            </w:rPr>
            <w:t>[Approved by]</w:t>
          </w:r>
        </w:p>
      </w:docPartBody>
    </w:docPart>
    <w:docPart>
      <w:docPartPr>
        <w:name w:val="7129083A74B94A059EE9C76892FC1C7E"/>
        <w:category>
          <w:name w:val="General"/>
          <w:gallery w:val="placeholder"/>
        </w:category>
        <w:types>
          <w:type w:val="bbPlcHdr"/>
        </w:types>
        <w:behaviors>
          <w:behavior w:val="content"/>
        </w:behaviors>
        <w:guid w:val="{5F392015-DEC5-4161-990C-73594A395310}"/>
      </w:docPartPr>
      <w:docPartBody>
        <w:p w:rsidR="000C2A45" w:rsidRDefault="00CA78C7">
          <w:r w:rsidRPr="00355CC6">
            <w:rPr>
              <w:rStyle w:val="PlaceholderText"/>
            </w:rPr>
            <w:t>[Approved Date]</w:t>
          </w:r>
        </w:p>
      </w:docPartBody>
    </w:docPart>
    <w:docPart>
      <w:docPartPr>
        <w:name w:val="EA337D711C954F89960C603C8464CD56"/>
        <w:category>
          <w:name w:val="General"/>
          <w:gallery w:val="placeholder"/>
        </w:category>
        <w:types>
          <w:type w:val="bbPlcHdr"/>
        </w:types>
        <w:behaviors>
          <w:behavior w:val="content"/>
        </w:behaviors>
        <w:guid w:val="{12D702DF-8A5A-49D8-8F8E-9BBEF2EE8DEE}"/>
      </w:docPartPr>
      <w:docPartBody>
        <w:p w:rsidR="000C2A45" w:rsidRDefault="00CA78C7">
          <w:r w:rsidRPr="00355CC6">
            <w:rPr>
              <w:rStyle w:val="PlaceholderText"/>
            </w:rPr>
            <w:t>[Revision Number]</w:t>
          </w:r>
        </w:p>
      </w:docPartBody>
    </w:docPart>
    <w:docPart>
      <w:docPartPr>
        <w:name w:val="69E1D065425D4C5587475596104FE551"/>
        <w:category>
          <w:name w:val="General"/>
          <w:gallery w:val="placeholder"/>
        </w:category>
        <w:types>
          <w:type w:val="bbPlcHdr"/>
        </w:types>
        <w:behaviors>
          <w:behavior w:val="content"/>
        </w:behaviors>
        <w:guid w:val="{5268781F-2F55-4E69-ACAC-116AC568D92E}"/>
      </w:docPartPr>
      <w:docPartBody>
        <w:p w:rsidR="000C2A45" w:rsidRDefault="00CA78C7">
          <w:r w:rsidRPr="00355CC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D1D"/>
    <w:rsid w:val="00040A99"/>
    <w:rsid w:val="0005576A"/>
    <w:rsid w:val="0009012A"/>
    <w:rsid w:val="000C2A45"/>
    <w:rsid w:val="000D03EE"/>
    <w:rsid w:val="00101BFC"/>
    <w:rsid w:val="00122178"/>
    <w:rsid w:val="001259D7"/>
    <w:rsid w:val="001402B0"/>
    <w:rsid w:val="001501A0"/>
    <w:rsid w:val="001D1049"/>
    <w:rsid w:val="001E6D38"/>
    <w:rsid w:val="00202E25"/>
    <w:rsid w:val="002F15F2"/>
    <w:rsid w:val="003723E5"/>
    <w:rsid w:val="003C7F16"/>
    <w:rsid w:val="003F16A1"/>
    <w:rsid w:val="004263F6"/>
    <w:rsid w:val="004E0927"/>
    <w:rsid w:val="00500851"/>
    <w:rsid w:val="0057360B"/>
    <w:rsid w:val="005900D0"/>
    <w:rsid w:val="005A04D6"/>
    <w:rsid w:val="006538BE"/>
    <w:rsid w:val="006B1027"/>
    <w:rsid w:val="006B24FC"/>
    <w:rsid w:val="006C6C89"/>
    <w:rsid w:val="00726D1D"/>
    <w:rsid w:val="007A4FD3"/>
    <w:rsid w:val="007E111E"/>
    <w:rsid w:val="007F2720"/>
    <w:rsid w:val="007F2B03"/>
    <w:rsid w:val="00846C1E"/>
    <w:rsid w:val="008E0900"/>
    <w:rsid w:val="00A95C0B"/>
    <w:rsid w:val="00AD0135"/>
    <w:rsid w:val="00B70747"/>
    <w:rsid w:val="00BA087B"/>
    <w:rsid w:val="00BF4498"/>
    <w:rsid w:val="00C663B1"/>
    <w:rsid w:val="00CA78C7"/>
    <w:rsid w:val="00D46CA1"/>
    <w:rsid w:val="00D75132"/>
    <w:rsid w:val="00E06515"/>
    <w:rsid w:val="00E126F6"/>
    <w:rsid w:val="00E41F5F"/>
    <w:rsid w:val="00E9620F"/>
    <w:rsid w:val="00F12E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2A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TaxCatchAll xmlns="e22eef7a-b73e-429d-b056-92af6ed0dbea">
      <Value>10</Value>
      <Value>13</Value>
    </TaxCatchAll>
    <ACMS_ApprovedBy xmlns="e22eef7a-b73e-429d-b056-92af6ed0dbea">
      <UserInfo>
        <DisplayName/>
        <AccountId xsi:nil="true"/>
        <AccountType/>
      </UserInfo>
    </ACMS_ApprovedBy>
    <ACMS_ArchivedBy xmlns="e22eef7a-b73e-429d-b056-92af6ed0dbea">
      <UserInfo>
        <DisplayName/>
        <AccountId xsi:nil="true"/>
        <AccountType/>
      </UserInfo>
    </ACMS_ArchivedBy>
    <ACTQMSManagementSystem xmlns="e22eef7a-b73e-429d-b056-92af6ed0dbea">PC Eastbourne GJV Management System</ACTQMSManagementSystem>
    <ACMS_NextAdditionalApprover xmlns="e22eef7a-b73e-429d-b056-92af6ed0dbea">
      <UserInfo>
        <DisplayName/>
        <AccountId xsi:nil="true"/>
        <AccountType/>
      </UserInfo>
    </ACMS_NextAdditionalApprover>
    <ACMS_AdditionalApprovers xmlns="e22eef7a-b73e-429d-b056-92af6ed0dbea">
      <UserInfo>
        <DisplayName/>
        <AccountId xsi:nil="true"/>
        <AccountType/>
      </UserInfo>
    </ACMS_AdditionalApprovers>
    <g73e7bb7621345a59d36902f290fe6a4 xmlns="e22eef7a-b73e-429d-b056-92af6ed0dbea">
      <Terms xmlns="http://schemas.microsoft.com/office/infopath/2007/PartnerControls">
        <TermInfo xmlns="http://schemas.microsoft.com/office/infopath/2007/PartnerControls">
          <TermName xmlns="http://schemas.microsoft.com/office/infopath/2007/PartnerControls">Concept-to-Product (Product Development)</TermName>
          <TermId xmlns="http://schemas.microsoft.com/office/infopath/2007/PartnerControls">26931732-356c-4c20-bf9a-5195b456c842</TermId>
        </TermInfo>
      </Terms>
    </g73e7bb7621345a59d36902f290fe6a4>
    <ACMS_ApprovalFeedbackComment xmlns="e22eef7a-b73e-429d-b056-92af6ed0dbea" xsi:nil="true"/>
    <ACMS_AssignedTo xmlns="e22eef7a-b73e-429d-b056-92af6ed0dbea">
      <UserInfo>
        <DisplayName>Dave Kember</DisplayName>
        <AccountId>88</AccountId>
        <AccountType/>
      </UserInfo>
    </ACMS_AssignedTo>
    <ACMS_AdditionalApproversComments xmlns="e22eef7a-b73e-429d-b056-92af6ed0dbea" xsi:nil="true"/>
    <ACMS_RevisionDueDate xmlns="e22eef7a-b73e-429d-b056-92af6ed0dbea" xsi:nil="true"/>
    <ke5c4709b17e45e1a12bb86899f7e2a6 xmlns="e22eef7a-b73e-429d-b056-92af6ed0dbea">
      <Terms xmlns="http://schemas.microsoft.com/office/infopath/2007/PartnerControls">
        <TermInfo xmlns="http://schemas.microsoft.com/office/infopath/2007/PartnerControls">
          <TermName xmlns="http://schemas.microsoft.com/office/infopath/2007/PartnerControls">Procedure</TermName>
          <TermId xmlns="http://schemas.microsoft.com/office/infopath/2007/PartnerControls">d76803fd-d573-49f8-961e-358099140726</TermId>
        </TermInfo>
      </Terms>
    </ke5c4709b17e45e1a12bb86899f7e2a6>
    <ACMS_DocumentLanguage xmlns="e22eef7a-b73e-429d-b056-92af6ed0dbea" xsi:nil="true"/>
    <ACMS_CurrentAdditionalApprover xmlns="e22eef7a-b73e-429d-b056-92af6ed0dbea">
      <UserInfo>
        <DisplayName/>
        <AccountId xsi:nil="true"/>
        <AccountType/>
      </UserInfo>
    </ACMS_CurrentAdditionalApprover>
    <ACMS_ValidityPeriod xmlns="e22eef7a-b73e-429d-b056-92af6ed0dbea">12</ACMS_ValidityPeriod>
    <ACMS_ApprovalRequestComment xmlns="e22eef7a-b73e-429d-b056-92af6ed0dbea">Please review and approve the updated version. </ACMS_ApprovalRequestComment>
    <ACMS_RevisionNumber xmlns="e22eef7a-b73e-429d-b056-92af6ed0dbea" xsi:nil="true"/>
    <ACMS_AdditionalApproversCompleted xmlns="e22eef7a-b73e-429d-b056-92af6ed0dbea">
      <UserInfo>
        <DisplayName/>
        <AccountId xsi:nil="true"/>
        <AccountType/>
      </UserInfo>
    </ACMS_AdditionalApproversCompleted>
    <ACMS_DocumentOwner xmlns="e22eef7a-b73e-429d-b056-92af6ed0dbea">
      <UserInfo>
        <DisplayName>Susan Jacob</DisplayName>
        <AccountId>60</AccountId>
        <AccountType/>
      </UserInfo>
    </ACMS_DocumentOwner>
    <ACMS_Function xmlns="e22eef7a-b73e-429d-b056-92af6ed0dbea">Software</ACMS_Function>
    <ACMS_RequestedBy xmlns="e22eef7a-b73e-429d-b056-92af6ed0dbea">
      <UserInfo>
        <DisplayName>Susan Jacob</DisplayName>
        <AccountId>60</AccountId>
        <AccountType/>
      </UserInfo>
    </ACMS_RequestedBy>
    <ACMS_DocumentActions xmlns="e22eef7a-b73e-429d-b056-92af6ed0dbea" xsi:nil="true"/>
    <ACMS_UnitCode xmlns="e22eef7a-b73e-429d-b056-92af6ed0dbea" xsi:nil="true"/>
    <ACMS_ApprovedDate xmlns="e22eef7a-b73e-429d-b056-92af6ed0dbea" xsi:nil="true"/>
    <ACMS_ArchivedDate xmlns="e22eef7a-b73e-429d-b056-92af6ed0dbea" xsi:nil="true"/>
    <ACMS_ArchivalRequestComment xmlns="e22eef7a-b73e-429d-b056-92af6ed0dbea" xsi:nil="true"/>
    <ACMS_RequestedAction xmlns="e22eef7a-b73e-429d-b056-92af6ed0dbea">Approval</ACMS_RequestedAction>
    <ACMS_PrevAdditionalApprover xmlns="e22eef7a-b73e-429d-b056-92af6ed0dbea">
      <UserInfo>
        <DisplayName/>
        <AccountId xsi:nil="true"/>
        <AccountType/>
      </UserInfo>
    </ACMS_PrevAdditionalApprover>
    <ACMS_ArchivalFeedbackComment xmlns="e22eef7a-b73e-429d-b056-92af6ed0dbea" xsi:nil="true"/>
    <_dlc_DocId xmlns="e22eef7a-b73e-429d-b056-92af6ed0dbea">ACMSGJV-787881592-266</_dlc_DocId>
    <_dlc_DocIdUrl xmlns="e22eef7a-b73e-429d-b056-92af6ed0dbea">
      <Url>https://onevirtualoffice.sharepoint.com/sites/ACMS-GJV/_layouts/15/DocIdRedir.aspx?ID=ACMSGJV-787881592-266</Url>
      <Description>ACMSGJV-787881592-266</Description>
    </_dlc_DocIdUrl>
    <TaxCatchAllLabel xmlns="e22eef7a-b73e-429d-b056-92af6ed0dbea" xsi:nil="true"/>
    <StakeHolders xmlns="8886a80f-ccec-46a4-9d23-e3b5b48b5c70">
      <UserInfo>
        <DisplayName>i:0#.f|membership|dave.kember@edwardsvacuum.com</DisplayName>
        <AccountId>88</AccountId>
        <AccountType/>
      </UserInfo>
    </StakeHolders>
    <ProductNumber xmlns="8886a80f-ccec-46a4-9d23-e3b5b48b5c70" xsi:nil="true"/>
    <OldDocumentID xmlns="8886a80f-ccec-46a4-9d23-e3b5b48b5c70">QE24-001</OldDocumentID>
    <ProcessName xmlns="8886a80f-ccec-46a4-9d23-e3b5b48b5c70">Software Management</ProcessName>
    <_dlc_DocIdPersistId xmlns="e22eef7a-b73e-429d-b056-92af6ed0dbea" xsi:nil="true"/>
    <Zones xmlns="8886a80f-ccec-46a4-9d23-e3b5b48b5c70"/>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Steering Document" ma:contentTypeID="0x010100EE6297ECA73DFD49B373C53647FB67F100CA427B904662214F8D37B306336DDE6C" ma:contentTypeVersion="59" ma:contentTypeDescription="Create a new document." ma:contentTypeScope="" ma:versionID="e1eafa597932a91eda1427ca8c198331">
  <xsd:schema xmlns:xsd="http://www.w3.org/2001/XMLSchema" xmlns:xs="http://www.w3.org/2001/XMLSchema" xmlns:p="http://schemas.microsoft.com/office/2006/metadata/properties" xmlns:ns2="e22eef7a-b73e-429d-b056-92af6ed0dbea" xmlns:ns3="8886a80f-ccec-46a4-9d23-e3b5b48b5c70" targetNamespace="http://schemas.microsoft.com/office/2006/metadata/properties" ma:root="true" ma:fieldsID="4730edbce8c06be99998709ba262eafe" ns2:_="" ns3:_="">
    <xsd:import namespace="e22eef7a-b73e-429d-b056-92af6ed0dbea"/>
    <xsd:import namespace="8886a80f-ccec-46a4-9d23-e3b5b48b5c70"/>
    <xsd:element name="properties">
      <xsd:complexType>
        <xsd:sequence>
          <xsd:element name="documentManagement">
            <xsd:complexType>
              <xsd:all>
                <xsd:element ref="ns2:ACMS_DocumentOwner"/>
                <xsd:element ref="ns2:ACMS_Function"/>
                <xsd:element ref="ns2:ACMS_ValidityPeriod" minOccurs="0"/>
                <xsd:element ref="ns2:_dlc_DocIdUrl" minOccurs="0"/>
                <xsd:element ref="ns3:OldDocumentID"/>
                <xsd:element ref="ns3:StakeHolders" minOccurs="0"/>
                <xsd:element ref="ns3:ProcessName"/>
                <xsd:element ref="ns2:TaxCatchAllLabel" minOccurs="0"/>
                <xsd:element ref="ns2:g73e7bb7621345a59d36902f290fe6a4" minOccurs="0"/>
                <xsd:element ref="ns2:ACMS_DocumentLanguage" minOccurs="0"/>
                <xsd:element ref="ns2:ACMS_UnitCode" minOccurs="0"/>
                <xsd:element ref="ns2:ACMS_ApprovedBy" minOccurs="0"/>
                <xsd:element ref="ns2:ACMS_ApprovedDate" minOccurs="0"/>
                <xsd:element ref="ns2:ACMS_ArchivedBy" minOccurs="0"/>
                <xsd:element ref="ns2:ACMS_ArchivedDate" minOccurs="0"/>
                <xsd:element ref="ns2:ACMS_RevisionDueDate" minOccurs="0"/>
                <xsd:element ref="ns2:ACMS_ApprovalRequestComment" minOccurs="0"/>
                <xsd:element ref="ns2:ACMS_ApprovalFeedbackComment" minOccurs="0"/>
                <xsd:element ref="ns2:ACMS_ArchivalRequestComment" minOccurs="0"/>
                <xsd:element ref="ns2:ACMS_ArchivalFeedbackComment" minOccurs="0"/>
                <xsd:element ref="ns2:ACMS_RequestedAction" minOccurs="0"/>
                <xsd:element ref="ns2:ACMS_AssignedTo" minOccurs="0"/>
                <xsd:element ref="ns2:ACMS_RequestedBy" minOccurs="0"/>
                <xsd:element ref="ns2:ACMS_RevisionNumber" minOccurs="0"/>
                <xsd:element ref="ns2:ACMS_DocumentActions" minOccurs="0"/>
                <xsd:element ref="ns2:ACTQMSManagementSystem" minOccurs="0"/>
                <xsd:element ref="ns2:ACMS_AdditionalApprovers" minOccurs="0"/>
                <xsd:element ref="ns2:ACMS_PrevAdditionalApprover" minOccurs="0"/>
                <xsd:element ref="ns2:ACMS_CurrentAdditionalApprover" minOccurs="0"/>
                <xsd:element ref="ns2:ACMS_NextAdditionalApprover" minOccurs="0"/>
                <xsd:element ref="ns2:ACMS_AdditionalApproversCompleted" minOccurs="0"/>
                <xsd:element ref="ns2:ACMS_AdditionalApproversComments" minOccurs="0"/>
                <xsd:element ref="ns2:_dlc_DocId" minOccurs="0"/>
                <xsd:element ref="ns2:_dlc_DocIdPersistId" minOccurs="0"/>
                <xsd:element ref="ns3:MediaServiceMetadata" minOccurs="0"/>
                <xsd:element ref="ns3:MediaServiceFastMetadata" minOccurs="0"/>
                <xsd:element ref="ns2:ke5c4709b17e45e1a12bb86899f7e2a6" minOccurs="0"/>
                <xsd:element ref="ns2:TaxCatchAll" minOccurs="0"/>
                <xsd:element ref="ns3:MediaServiceObjectDetectorVersions" minOccurs="0"/>
                <xsd:element ref="ns3:MediaServiceSearchProperties" minOccurs="0"/>
                <xsd:element ref="ns3:ProductNumber" minOccurs="0"/>
                <xsd:element ref="ns3:Zon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eef7a-b73e-429d-b056-92af6ed0dbea" elementFormDefault="qualified">
    <xsd:import namespace="http://schemas.microsoft.com/office/2006/documentManagement/types"/>
    <xsd:import namespace="http://schemas.microsoft.com/office/infopath/2007/PartnerControls"/>
    <xsd:element name="ACMS_DocumentOwner" ma:index="2" ma:displayName="Editor" ma:internalName="ACMS_DocumentOwner" ma:readOnly="fals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CMS_Function" ma:index="5" ma:displayName="Function" ma:format="Dropdown" ma:internalName="ACMS_Function" ma:readOnly="false">
      <xsd:simpleType>
        <xsd:restriction base="dms:Choice">
          <xsd:enumeration value="CAA"/>
          <xsd:enumeration value="Facility Management"/>
          <xsd:enumeration value="Finance"/>
          <xsd:enumeration value="HR"/>
          <xsd:enumeration value="IT"/>
          <xsd:enumeration value="Logistics"/>
          <xsd:enumeration value="Manufacturing"/>
          <xsd:enumeration value="Manufacturing Engineering"/>
          <xsd:enumeration value="NPI"/>
          <xsd:enumeration value="Planning"/>
          <xsd:enumeration value="Procurement"/>
          <xsd:enumeration value="Production Management"/>
          <xsd:enumeration value="Quality"/>
          <xsd:enumeration value="SHE"/>
          <xsd:enumeration value="Software"/>
          <xsd:enumeration value="Supplier Quality"/>
          <xsd:enumeration value="Sustaining"/>
          <xsd:enumeration value="Technical Support"/>
          <xsd:enumeration value="Test Support"/>
          <xsd:enumeration value="Warehouse"/>
        </xsd:restriction>
      </xsd:simpleType>
    </xsd:element>
    <xsd:element name="ACMS_ValidityPeriod" ma:index="6" nillable="true" ma:displayName="Period of validity" ma:decimals="0" ma:default="12" ma:internalName="ACMS_ValidityPeriod" ma:readOnly="false" ma:percentage="FALSE">
      <xsd:simpleType>
        <xsd:restriction base="dms:Number">
          <xsd:maxInclusive value="36"/>
          <xsd:minInclusive value="1"/>
        </xsd:restriction>
      </xsd:simpleType>
    </xsd:element>
    <xsd:element name="_dlc_DocIdUrl" ma:index="7"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axCatchAllLabel" ma:index="11" nillable="true" ma:displayName="Taxonomy Catch All Column1" ma:hidden="true" ma:list="{f803bcd3-ba96-4e57-a203-73cecef50ca2}" ma:internalName="TaxCatchAllLabel" ma:readOnly="false" ma:showField="CatchAllDataLabel" ma:web="e22eef7a-b73e-429d-b056-92af6ed0dbea">
      <xsd:complexType>
        <xsd:complexContent>
          <xsd:extension base="dms:MultiChoiceLookup">
            <xsd:sequence>
              <xsd:element name="Value" type="dms:Lookup" maxOccurs="unbounded" minOccurs="0" nillable="true"/>
            </xsd:sequence>
          </xsd:extension>
        </xsd:complexContent>
      </xsd:complexType>
    </xsd:element>
    <xsd:element name="g73e7bb7621345a59d36902f290fe6a4" ma:index="13" ma:taxonomy="true" ma:internalName="g73e7bb7621345a59d36902f290fe6a4" ma:taxonomyFieldName="ACMS_EndToEndProcess" ma:displayName="End-to-end Process" ma:readOnly="false" ma:fieldId="{073e7bb7-6213-45a5-9d36-902f290fe6a4}" ma:sspId="f96acbc8-d254-4db0-b38e-5e1276a9f789" ma:termSetId="30fbf05d-3d3a-4ff5-8cf0-d4609404b1ee" ma:anchorId="00000000-0000-0000-0000-000000000000" ma:open="false" ma:isKeyword="false">
      <xsd:complexType>
        <xsd:sequence>
          <xsd:element ref="pc:Terms" minOccurs="0" maxOccurs="1"/>
        </xsd:sequence>
      </xsd:complexType>
    </xsd:element>
    <xsd:element name="ACMS_DocumentLanguage" ma:index="15" nillable="true" ma:displayName="Document Language" ma:hidden="true" ma:internalName="ACMS_DocumentLanguage" ma:readOnly="false">
      <xsd:simpleType>
        <xsd:restriction base="dms:Choice"/>
      </xsd:simpleType>
    </xsd:element>
    <xsd:element name="ACMS_UnitCode" ma:index="17" nillable="true" ma:displayName="Unit Code" ma:hidden="true" ma:internalName="ACMS_UnitCode" ma:readOnly="false">
      <xsd:simpleType>
        <xsd:restriction base="dms:Choice"/>
      </xsd:simpleType>
    </xsd:element>
    <xsd:element name="ACMS_ApprovedBy" ma:index="18" nillable="true" ma:displayName="Approved by" ma:hidden="true" ma:internalName="ACMS_Approv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pprovedDate" ma:index="19" nillable="true" ma:displayName="Approved Date" ma:format="DateOnly" ma:hidden="true" ma:internalName="ACMS_ApprovedDate" ma:readOnly="false">
      <xsd:simpleType>
        <xsd:restriction base="dms:DateTime"/>
      </xsd:simpleType>
    </xsd:element>
    <xsd:element name="ACMS_ArchivedBy" ma:index="20" nillable="true" ma:displayName="Archived By" ma:hidden="true" ma:internalName="ACMS_Archiv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rchivedDate" ma:index="21" nillable="true" ma:displayName="Archived Date" ma:format="DateOnly" ma:hidden="true" ma:internalName="ACMS_ArchivedDate" ma:readOnly="false">
      <xsd:simpleType>
        <xsd:restriction base="dms:DateTime"/>
      </xsd:simpleType>
    </xsd:element>
    <xsd:element name="ACMS_RevisionDueDate" ma:index="22" nillable="true" ma:displayName="Revision Due Date" ma:format="DateOnly" ma:hidden="true" ma:internalName="ACMS_RevisionDueDate" ma:readOnly="false">
      <xsd:simpleType>
        <xsd:restriction base="dms:DateTime"/>
      </xsd:simpleType>
    </xsd:element>
    <xsd:element name="ACMS_ApprovalRequestComment" ma:index="24" nillable="true" ma:displayName="Approval Request Comment" ma:hidden="true" ma:internalName="ACMS_ApprovalRequestComment" ma:readOnly="false">
      <xsd:simpleType>
        <xsd:restriction base="dms:Note"/>
      </xsd:simpleType>
    </xsd:element>
    <xsd:element name="ACMS_ApprovalFeedbackComment" ma:index="25" nillable="true" ma:displayName="Approval Feedback Comment" ma:hidden="true" ma:internalName="ACMS_ApprovalFeedbackComment" ma:readOnly="false">
      <xsd:simpleType>
        <xsd:restriction base="dms:Note"/>
      </xsd:simpleType>
    </xsd:element>
    <xsd:element name="ACMS_ArchivalRequestComment" ma:index="26" nillable="true" ma:displayName="Archival Request Comment" ma:hidden="true" ma:internalName="ACMS_ArchivalRequestComment" ma:readOnly="false">
      <xsd:simpleType>
        <xsd:restriction base="dms:Note"/>
      </xsd:simpleType>
    </xsd:element>
    <xsd:element name="ACMS_ArchivalFeedbackComment" ma:index="27" nillable="true" ma:displayName="Archival Feedback Comment" ma:hidden="true" ma:internalName="ACMS_ArchivalFeedbackComment" ma:readOnly="false">
      <xsd:simpleType>
        <xsd:restriction base="dms:Note"/>
      </xsd:simpleType>
    </xsd:element>
    <xsd:element name="ACMS_RequestedAction" ma:index="28" nillable="true" ma:displayName="Requested Action" ma:hidden="true" ma:internalName="ACMS_RequestedAction" ma:readOnly="false">
      <xsd:simpleType>
        <xsd:restriction base="dms:Choice">
          <xsd:enumeration value="Approval"/>
          <xsd:enumeration value="Archival"/>
        </xsd:restriction>
      </xsd:simpleType>
    </xsd:element>
    <xsd:element name="ACMS_AssignedTo" ma:index="29" nillable="true" ma:displayName="Assigned To" ma:hidden="true" ma:internalName="ACMS_AssignedTo"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RequestedBy" ma:index="30" nillable="true" ma:displayName="Requested By" ma:hidden="true" ma:internalName="ACMS_Request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RevisionNumber" ma:index="31" nillable="true" ma:displayName="Revision Number" ma:hidden="true" ma:internalName="ACMS_RevisionNumber" ma:readOnly="false">
      <xsd:simpleType>
        <xsd:restriction base="dms:Number"/>
      </xsd:simpleType>
    </xsd:element>
    <xsd:element name="ACMS_DocumentActions" ma:index="32" nillable="true" ma:displayName="Manage" ma:hidden="true" ma:internalName="ACMS_DocumentActions" ma:readOnly="false">
      <xsd:simpleType>
        <xsd:restriction base="dms:Text"/>
      </xsd:simpleType>
    </xsd:element>
    <xsd:element name="ACTQMSManagementSystem" ma:index="33" nillable="true" ma:displayName="Management System" ma:default="PC Eastbourne GJV Management System" ma:format="RadioButtons" ma:hidden="true" ma:internalName="ACTQMSManagementSystem" ma:readOnly="false">
      <xsd:simpleType>
        <xsd:restriction base="dms:Choice">
          <xsd:enumeration value="PC Eastbourne GJV Management System"/>
        </xsd:restriction>
      </xsd:simpleType>
    </xsd:element>
    <xsd:element name="ACMS_AdditionalApprovers" ma:index="34" nillable="true" ma:displayName="Approvers" ma:description="Multiple Approver Details" ma:hidden="true" ma:internalName="ACMS_AdditionalApprovers"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PrevAdditionalApprover" ma:index="35" nillable="true" ma:displayName="Previous Additional Approver" ma:hidden="true" ma:internalName="ACMS_Prev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CurrentAdditionalApprover" ma:index="36" nillable="true" ma:displayName="Current Additional Approver" ma:hidden="true" ma:internalName="ACMS_Current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NextAdditionalApprover" ma:index="37" nillable="true" ma:displayName="Next Additional Approver" ma:hidden="true" ma:internalName="ACMS_Next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dditionalApproversCompleted" ma:index="38" nillable="true" ma:displayName="Additional Approvers Completed" ma:hidden="true" ma:internalName="ACMS_AdditionalApproversCompleted"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dditionalApproversComments" ma:index="39" nillable="true" ma:displayName="Additional Approvers Comments" ma:hidden="true" ma:internalName="ACMS_AdditionalApproversComments" ma:readOnly="false">
      <xsd:simpleType>
        <xsd:restriction base="dms:Note"/>
      </xsd:simpleType>
    </xsd:element>
    <xsd:element name="_dlc_DocId" ma:index="40" nillable="true" ma:displayName="Document ID Value" ma:description="The value of the document ID assigned to this item." ma:hidden="true" ma:indexed="true" ma:internalName="_dlc_DocId" ma:readOnly="false">
      <xsd:simpleType>
        <xsd:restriction base="dms:Text"/>
      </xsd:simpleType>
    </xsd:element>
    <xsd:element name="_dlc_DocIdPersistId" ma:index="42" nillable="true" ma:displayName="Persist ID" ma:description="Keep ID on add." ma:hidden="true" ma:internalName="_dlc_DocIdPersistId" ma:readOnly="false">
      <xsd:simpleType>
        <xsd:restriction base="dms:Boolean"/>
      </xsd:simpleType>
    </xsd:element>
    <xsd:element name="ke5c4709b17e45e1a12bb86899f7e2a6" ma:index="46" ma:taxonomy="true" ma:internalName="ke5c4709b17e45e1a12bb86899f7e2a6" ma:taxonomyFieldName="ACMS_DocumentType" ma:displayName="Document Type" ma:readOnly="false" ma:fieldId="{4e5c4709-b17e-45e1-a12b-b86899f7e2a6}" ma:sspId="f96acbc8-d254-4db0-b38e-5e1276a9f789" ma:termSetId="902629b1-2b43-4ae2-b2bb-4cd0fbae6446" ma:anchorId="00000000-0000-0000-0000-000000000000" ma:open="false" ma:isKeyword="false">
      <xsd:complexType>
        <xsd:sequence>
          <xsd:element ref="pc:Terms" minOccurs="0" maxOccurs="1"/>
        </xsd:sequence>
      </xsd:complexType>
    </xsd:element>
    <xsd:element name="TaxCatchAll" ma:index="47" nillable="true" ma:displayName="Taxonomy Catch All Column" ma:hidden="true" ma:list="{f803bcd3-ba96-4e57-a203-73cecef50ca2}" ma:internalName="TaxCatchAll" ma:readOnly="false" ma:showField="CatchAllData" ma:web="e22eef7a-b73e-429d-b056-92af6ed0dbe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886a80f-ccec-46a4-9d23-e3b5b48b5c70" elementFormDefault="qualified">
    <xsd:import namespace="http://schemas.microsoft.com/office/2006/documentManagement/types"/>
    <xsd:import namespace="http://schemas.microsoft.com/office/infopath/2007/PartnerControls"/>
    <xsd:element name="OldDocumentID" ma:index="8" ma:displayName="Old Document ID" ma:default="N/A" ma:format="Dropdown" ma:internalName="OldDocumentID" ma:readOnly="false">
      <xsd:simpleType>
        <xsd:restriction base="dms:Text">
          <xsd:maxLength value="255"/>
        </xsd:restriction>
      </xsd:simpleType>
    </xsd:element>
    <xsd:element name="StakeHolders" ma:index="9" nillable="true" ma:displayName="Stake Holders" ma:format="Dropdown" ma:list="UserInfo" ma:SharePointGroup="0" ma:internalName="StakeHold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cessName" ma:index="10" ma:displayName="Process Name" ma:format="Dropdown" ma:internalName="ProcessName" ma:readOnly="false">
      <xsd:simpleType>
        <xsd:restriction base="dms:Text">
          <xsd:maxLength value="255"/>
        </xsd:restriction>
      </xsd:simpleType>
    </xsd:element>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element name="MediaServiceObjectDetectorVersions" ma:index="48" nillable="true" ma:displayName="MediaServiceObjectDetectorVersions" ma:hidden="true" ma:indexed="true" ma:internalName="MediaServiceObjectDetectorVersions" ma:readOnly="true">
      <xsd:simpleType>
        <xsd:restriction base="dms:Text"/>
      </xsd:simpleType>
    </xsd:element>
    <xsd:element name="MediaServiceSearchProperties" ma:index="49" nillable="true" ma:displayName="MediaServiceSearchProperties" ma:hidden="true" ma:internalName="MediaServiceSearchProperties" ma:readOnly="true">
      <xsd:simpleType>
        <xsd:restriction base="dms:Note"/>
      </xsd:simpleType>
    </xsd:element>
    <xsd:element name="ProductNumber" ma:index="50" nillable="true" ma:displayName="Product Number" ma:internalName="ProductNumber">
      <xsd:simpleType>
        <xsd:restriction base="dms:Text">
          <xsd:maxLength value="255"/>
        </xsd:restriction>
      </xsd:simpleType>
    </xsd:element>
    <xsd:element name="Zones" ma:index="51" nillable="true" ma:displayName="Zones" ma:description="Area of use." ma:format="Dropdown" ma:internalName="Zones" ma:requiredMultiChoice="true">
      <xsd:complexType>
        <xsd:complexContent>
          <xsd:extension base="dms:MultiChoice">
            <xsd:sequence>
              <xsd:element name="Value" maxOccurs="unbounded" minOccurs="0" nillable="true">
                <xsd:simpleType>
                  <xsd:restriction base="dms:Choice">
                    <xsd:enumeration value="Zone 1"/>
                    <xsd:enumeration value="Zone 2"/>
                    <xsd:enumeration value="Zone 3"/>
                    <xsd:enumeration value="Zone 4"/>
                    <xsd:enumeration value="Zone 5"/>
                    <xsd:enumeration value="Zone 6"/>
                    <xsd:enumeration value="Zone 7"/>
                    <xsd:enumeration value="All Zones"/>
                    <xsd:enumeration value="N/A"/>
                    <xsd:enumeration value="TTE"/>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2B4B3-DFDE-45E8-B0A2-7D57CA9EB16F}">
  <ds:schemaRefs>
    <ds:schemaRef ds:uri="http://schemas.microsoft.com/sharepoint/events"/>
  </ds:schemaRefs>
</ds:datastoreItem>
</file>

<file path=customXml/itemProps2.xml><?xml version="1.0" encoding="utf-8"?>
<ds:datastoreItem xmlns:ds="http://schemas.openxmlformats.org/officeDocument/2006/customXml" ds:itemID="{A671D83F-2DA5-43B7-A094-7ABCD296F4F6}">
  <ds:schemaRefs>
    <ds:schemaRef ds:uri="http://schemas.microsoft.com/office/2006/metadata/properties"/>
    <ds:schemaRef ds:uri="http://schemas.microsoft.com/office/infopath/2007/PartnerControls"/>
    <ds:schemaRef ds:uri="e22eef7a-b73e-429d-b056-92af6ed0dbea"/>
    <ds:schemaRef ds:uri="8886a80f-ccec-46a4-9d23-e3b5b48b5c70"/>
  </ds:schemaRefs>
</ds:datastoreItem>
</file>

<file path=customXml/itemProps3.xml><?xml version="1.0" encoding="utf-8"?>
<ds:datastoreItem xmlns:ds="http://schemas.openxmlformats.org/officeDocument/2006/customXml" ds:itemID="{67B88139-E157-45E0-B248-9FB562897F6F}">
  <ds:schemaRefs>
    <ds:schemaRef ds:uri="http://schemas.microsoft.com/sharepoint/v3/contenttype/forms"/>
  </ds:schemaRefs>
</ds:datastoreItem>
</file>

<file path=customXml/itemProps4.xml><?xml version="1.0" encoding="utf-8"?>
<ds:datastoreItem xmlns:ds="http://schemas.openxmlformats.org/officeDocument/2006/customXml" ds:itemID="{86D6C077-C958-46E5-8BE0-C871137446BC}"/>
</file>

<file path=customXml/itemProps5.xml><?xml version="1.0" encoding="utf-8"?>
<ds:datastoreItem xmlns:ds="http://schemas.openxmlformats.org/officeDocument/2006/customXml" ds:itemID="{E98AFCB8-06D4-4256-8259-75F8650C3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Atlas Copco</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Eastbourne Site Software Development Procedure</dc:title>
  <dc:subject/>
  <dc:creator>acpextas</dc:creator>
  <cp:keywords/>
  <dc:description/>
  <cp:lastModifiedBy>Peter Smith</cp:lastModifiedBy>
  <cp:revision>30</cp:revision>
  <cp:lastPrinted>2016-10-19T21:57:00Z</cp:lastPrinted>
  <dcterms:created xsi:type="dcterms:W3CDTF">2021-06-01T16:50:00Z</dcterms:created>
  <dcterms:modified xsi:type="dcterms:W3CDTF">2025-03-28T12:07:00Z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0x010100EE6297ECA73DFD49B373C53647FB67F100CA427B904662214F8D37B306336DDE6C</vt:lpwstr>
  </property>
  <property fmtid="{D5CDD505-2E9C-101B-9397-08002B2CF9AE}" pid="3" name="ACTOrganisation">
    <vt:lpwstr>18;#Digital Consulting ＆ Solutions|eaa5ed0d-8d8a-40d7-8c68-7191453b1097</vt:lpwstr>
  </property>
  <property fmtid="{D5CDD505-2E9C-101B-9397-08002B2CF9AE}" pid="4" name="ACTProjectName">
    <vt:lpwstr>591;#EXTERNAL IMS Project Site|a77f1a16-cb9c-46e5-bcdc-9624cdcf3f71</vt:lpwstr>
  </property>
  <property fmtid="{D5CDD505-2E9C-101B-9397-08002B2CF9AE}" pid="5" name="ACTLocation">
    <vt:lpwstr>30;#Stockholm|aa0ece9b-046d-4adc-befb-0fd827b35c58</vt:lpwstr>
  </property>
  <property fmtid="{D5CDD505-2E9C-101B-9397-08002B2CF9AE}" pid="6" name="ACTTypeOfProjectDocument">
    <vt:lpwstr>4;#Project work document|9d8e1a80-6500-4565-93c5-33b8a6645dd6</vt:lpwstr>
  </property>
  <property fmtid="{D5CDD505-2E9C-101B-9397-08002B2CF9AE}" pid="7" name="_dlc_DocIdItemGuid">
    <vt:lpwstr>7528e3a0-32c1-438a-9a95-a0f73f4e82f7</vt:lpwstr>
  </property>
  <property fmtid="{D5CDD505-2E9C-101B-9397-08002B2CF9AE}" pid="8" name="ACTQMSEndToEndProcess">
    <vt:lpwstr>65;#General management|1432a2e5-0f54-47c1-a460-e4b57082c0c5</vt:lpwstr>
  </property>
  <property fmtid="{D5CDD505-2E9C-101B-9397-08002B2CF9AE}" pid="9" name="ACTQMSSteeringDocumentType">
    <vt:lpwstr>8;#Instruction|76411b97-34fb-4a98-8c50-01f2e77e8bc4</vt:lpwstr>
  </property>
  <property fmtid="{D5CDD505-2E9C-101B-9397-08002B2CF9AE}" pid="10" name="ACTDocumentLanguage">
    <vt:lpwstr>55;#English|85946a6d-0a48-4bdc-ab8a-aa8cee91d341</vt:lpwstr>
  </property>
  <property fmtid="{D5CDD505-2E9C-101B-9397-08002B2CF9AE}" pid="11" name="Status">
    <vt:lpwstr>Not Started</vt:lpwstr>
  </property>
  <property fmtid="{D5CDD505-2E9C-101B-9397-08002B2CF9AE}" pid="12" name="ACMS_EndToEndProcess">
    <vt:lpwstr>13;#Concept-to-Product (Product Development)|26931732-356c-4c20-bf9a-5195b456c842</vt:lpwstr>
  </property>
  <property fmtid="{D5CDD505-2E9C-101B-9397-08002B2CF9AE}" pid="13" name="ACMS_DocumentType">
    <vt:lpwstr>10;#Procedure|d76803fd-d573-49f8-961e-358099140726</vt:lpwstr>
  </property>
  <property fmtid="{D5CDD505-2E9C-101B-9397-08002B2CF9AE}" pid="14" name="MSIP_Label_5fae8262-b78e-4366-8929-a5d6aac95320_Enabled">
    <vt:lpwstr>true</vt:lpwstr>
  </property>
  <property fmtid="{D5CDD505-2E9C-101B-9397-08002B2CF9AE}" pid="15" name="MSIP_Label_5fae8262-b78e-4366-8929-a5d6aac95320_SetDate">
    <vt:lpwstr>2021-03-18T21:08:55Z</vt:lpwstr>
  </property>
  <property fmtid="{D5CDD505-2E9C-101B-9397-08002B2CF9AE}" pid="16" name="MSIP_Label_5fae8262-b78e-4366-8929-a5d6aac95320_Method">
    <vt:lpwstr>Standard</vt:lpwstr>
  </property>
  <property fmtid="{D5CDD505-2E9C-101B-9397-08002B2CF9AE}" pid="17" name="MSIP_Label_5fae8262-b78e-4366-8929-a5d6aac95320_Name">
    <vt:lpwstr>5fae8262-b78e-4366-8929-a5d6aac95320</vt:lpwstr>
  </property>
  <property fmtid="{D5CDD505-2E9C-101B-9397-08002B2CF9AE}" pid="18" name="MSIP_Label_5fae8262-b78e-4366-8929-a5d6aac95320_SiteId">
    <vt:lpwstr>cf36141c-ddd7-45a7-b073-111f66d0b30c</vt:lpwstr>
  </property>
  <property fmtid="{D5CDD505-2E9C-101B-9397-08002B2CF9AE}" pid="19" name="MSIP_Label_5fae8262-b78e-4366-8929-a5d6aac95320_ActionId">
    <vt:lpwstr>4113a441-324d-4d3c-9ae1-d4b8d3cba712</vt:lpwstr>
  </property>
  <property fmtid="{D5CDD505-2E9C-101B-9397-08002B2CF9AE}" pid="20" name="MSIP_Label_5fae8262-b78e-4366-8929-a5d6aac95320_ContentBits">
    <vt:lpwstr>0</vt:lpwstr>
  </property>
</Properties>
</file>